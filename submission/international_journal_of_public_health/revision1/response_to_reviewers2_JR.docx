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C58E" w14:textId="0AE5D841" w:rsidR="001E3C27" w:rsidRPr="001E3C27" w:rsidRDefault="001E3C27">
      <w:pPr>
        <w:rPr>
          <w:b/>
          <w:bCs/>
          <w:lang w:val="en-US"/>
        </w:rPr>
      </w:pPr>
      <w:r w:rsidRPr="001E3C27">
        <w:rPr>
          <w:b/>
          <w:bCs/>
          <w:lang w:val="en-US"/>
        </w:rPr>
        <w:t>Reviewer 1</w:t>
      </w:r>
    </w:p>
    <w:p w14:paraId="647D1B65" w14:textId="5AA6BD6C" w:rsidR="005535CE" w:rsidRDefault="00F270A8">
      <w:pPr>
        <w:rPr>
          <w:lang w:val="en-US"/>
        </w:rPr>
      </w:pPr>
      <w:r w:rsidRPr="00F270A8">
        <w:rPr>
          <w:lang w:val="en-US"/>
        </w:rPr>
        <w:t>The authors analysed how COVID-19 changed mortality patterns in Switzerland. Cardiovascular and mental disorder mortality exccess were correlated to COVID-19 and respiratory disease mortality.</w:t>
      </w:r>
    </w:p>
    <w:p w14:paraId="22204A11" w14:textId="16A9EFE8" w:rsidR="00F270A8" w:rsidRDefault="00F270A8">
      <w:pPr>
        <w:rPr>
          <w:lang w:val="en-US"/>
        </w:rPr>
      </w:pPr>
      <w:r w:rsidRPr="00F270A8">
        <w:rPr>
          <w:lang w:val="en-US"/>
        </w:rPr>
        <w:t>The main limitations are related to missclassification of deaths, model assumptions that oversimplify the results and can bias them. Strenghts rely on the quality of death information system in the country.</w:t>
      </w:r>
    </w:p>
    <w:p w14:paraId="1DF6F745" w14:textId="75D69BE1" w:rsidR="00E30447" w:rsidRDefault="001E3C27" w:rsidP="00E30447">
      <w:pPr>
        <w:rPr>
          <w:color w:val="4C94D8" w:themeColor="text2" w:themeTint="80"/>
          <w:lang w:val="en-US"/>
        </w:rPr>
      </w:pPr>
      <w:r w:rsidRPr="008E3BED">
        <w:rPr>
          <w:b/>
          <w:bCs/>
          <w:color w:val="4C94D8" w:themeColor="text2" w:themeTint="80"/>
          <w:lang w:val="en-US"/>
        </w:rPr>
        <w:t>Response</w:t>
      </w:r>
      <w:r>
        <w:rPr>
          <w:color w:val="4C94D8" w:themeColor="text2" w:themeTint="80"/>
          <w:lang w:val="en-US"/>
        </w:rPr>
        <w:t xml:space="preserve">: </w:t>
      </w:r>
      <w:r w:rsidR="00E30447" w:rsidRPr="00E30447">
        <w:rPr>
          <w:color w:val="4C94D8" w:themeColor="text2" w:themeTint="80"/>
          <w:lang w:val="en-US"/>
        </w:rPr>
        <w:t>We thank the reviewer for these comments regarding strengths and limitations. We agree that potential misclassification of causes of death is a limitation of this type of analysis and t</w:t>
      </w:r>
      <w:r w:rsidR="00E30447">
        <w:rPr>
          <w:color w:val="4C94D8" w:themeColor="text2" w:themeTint="80"/>
          <w:lang w:val="en-US"/>
        </w:rPr>
        <w:t xml:space="preserve">his issue </w:t>
      </w:r>
      <w:r w:rsidR="00E30447" w:rsidRPr="00E30447">
        <w:rPr>
          <w:color w:val="4C94D8" w:themeColor="text2" w:themeTint="80"/>
          <w:lang w:val="en-US"/>
        </w:rPr>
        <w:t>have</w:t>
      </w:r>
      <w:r w:rsidR="00E30447">
        <w:rPr>
          <w:color w:val="4C94D8" w:themeColor="text2" w:themeTint="80"/>
          <w:lang w:val="en-US"/>
        </w:rPr>
        <w:t xml:space="preserve"> been</w:t>
      </w:r>
      <w:r w:rsidR="00E30447" w:rsidRPr="00E30447">
        <w:rPr>
          <w:color w:val="4C94D8" w:themeColor="text2" w:themeTint="80"/>
          <w:lang w:val="en-US"/>
        </w:rPr>
        <w:t xml:space="preserve"> discussed </w:t>
      </w:r>
      <w:del w:id="0" w:author="Riou Julien" w:date="2026-05-26T13:12:00Z" w16du:dateUtc="2026-05-26T11:12:00Z">
        <w:r w:rsidR="00E30447" w:rsidRPr="00E30447" w:rsidDel="00FF6165">
          <w:rPr>
            <w:color w:val="4C94D8" w:themeColor="text2" w:themeTint="80"/>
            <w:lang w:val="en-US"/>
          </w:rPr>
          <w:delText xml:space="preserve">this </w:delText>
        </w:r>
      </w:del>
      <w:r w:rsidR="00E30447" w:rsidRPr="00E30447">
        <w:rPr>
          <w:color w:val="4C94D8" w:themeColor="text2" w:themeTint="80"/>
          <w:lang w:val="en-US"/>
        </w:rPr>
        <w:t>extensively in the Discussion section</w:t>
      </w:r>
      <w:ins w:id="1" w:author="Riou Julien" w:date="2026-05-27T15:41:00Z" w16du:dateUtc="2026-05-27T13:41:00Z">
        <w:r w:rsidR="002D7C3D">
          <w:rPr>
            <w:color w:val="4C94D8" w:themeColor="text2" w:themeTint="80"/>
            <w:lang w:val="en-US"/>
          </w:rPr>
          <w:t xml:space="preserve"> (line </w:t>
        </w:r>
        <w:commentRangeStart w:id="2"/>
        <w:r w:rsidR="002D7C3D">
          <w:rPr>
            <w:color w:val="4C94D8" w:themeColor="text2" w:themeTint="80"/>
            <w:lang w:val="en-US"/>
          </w:rPr>
          <w:t>X</w:t>
        </w:r>
        <w:commentRangeEnd w:id="2"/>
        <w:r w:rsidR="002D7C3D">
          <w:rPr>
            <w:rStyle w:val="Marquedecommentaire"/>
          </w:rPr>
          <w:commentReference w:id="2"/>
        </w:r>
        <w:r w:rsidR="002D7C3D">
          <w:rPr>
            <w:color w:val="4C94D8" w:themeColor="text2" w:themeTint="80"/>
            <w:lang w:val="en-US"/>
          </w:rPr>
          <w:t>A)</w:t>
        </w:r>
      </w:ins>
      <w:r w:rsidR="00E30447">
        <w:rPr>
          <w:color w:val="4C94D8" w:themeColor="text2" w:themeTint="80"/>
          <w:lang w:val="en-US"/>
        </w:rPr>
        <w:t>:</w:t>
      </w:r>
    </w:p>
    <w:p w14:paraId="60350778" w14:textId="0794307D" w:rsidR="00E30447" w:rsidRPr="00E30447" w:rsidDel="00FF6165" w:rsidRDefault="00E30447" w:rsidP="00E30447">
      <w:pPr>
        <w:rPr>
          <w:del w:id="3" w:author="Riou Julien" w:date="2026-05-26T13:12:00Z" w16du:dateUtc="2026-05-26T11:12:00Z"/>
          <w:color w:val="4C94D8" w:themeColor="text2" w:themeTint="80"/>
          <w:lang w:val="en-US"/>
        </w:rPr>
      </w:pPr>
      <w:r w:rsidRPr="002D7C3D">
        <w:rPr>
          <w:color w:val="4C94D8" w:themeColor="text2" w:themeTint="80"/>
          <w:highlight w:val="yellow"/>
          <w:lang w:val="en-US"/>
          <w:rPrChange w:id="4" w:author="Riou Julien" w:date="2026-05-27T15:41:00Z" w16du:dateUtc="2026-05-27T13:41:00Z">
            <w:rPr>
              <w:color w:val="4C94D8" w:themeColor="text2" w:themeTint="80"/>
              <w:lang w:val="en-US"/>
            </w:rPr>
          </w:rPrChange>
        </w:rPr>
        <w:t>“</w:t>
      </w:r>
      <w:r w:rsidRPr="002D7C3D">
        <w:rPr>
          <w:i/>
          <w:iCs/>
          <w:color w:val="4C94D8" w:themeColor="text2" w:themeTint="80"/>
          <w:highlight w:val="yellow"/>
          <w:lang w:val="en-US"/>
          <w:rPrChange w:id="5" w:author="Riou Julien" w:date="2026-05-27T15:41:00Z" w16du:dateUtc="2026-05-27T13:41:00Z">
            <w:rPr>
              <w:i/>
              <w:iCs/>
              <w:color w:val="4C94D8" w:themeColor="text2" w:themeTint="80"/>
              <w:lang w:val="en-US"/>
            </w:rPr>
          </w:rPrChange>
        </w:rPr>
        <w:t>First, most analyses rely solely on the unique underlying cause of death, which may overlook mechanisms such as mortality displacement or competing risks. The additional analysis focusing on cancer illustrates both this limitation and how incorporating multiple cause death data can provide a more complete picture of mortality dynamics. Models explicitly representing these mechanisms can be combined to achieve a more rigorous and integrated quantification of mortality displacement across time and causes. Frailty-survival models capture temporal displacement by accounting for unobserved heterogeneity, while competing-risk models capture cross-cause displacement by redistributing deaths among alternatives. Misclassification, however, may persist even with richer cause-of-death information.</w:t>
      </w:r>
      <w:r w:rsidRPr="002D7C3D">
        <w:rPr>
          <w:color w:val="4C94D8" w:themeColor="text2" w:themeTint="80"/>
          <w:highlight w:val="yellow"/>
          <w:lang w:val="en-US"/>
          <w:rPrChange w:id="6" w:author="Riou Julien" w:date="2026-05-27T15:41:00Z" w16du:dateUtc="2026-05-27T13:41:00Z">
            <w:rPr>
              <w:color w:val="4C94D8" w:themeColor="text2" w:themeTint="80"/>
              <w:lang w:val="en-US"/>
            </w:rPr>
          </w:rPrChange>
        </w:rPr>
        <w:t>”</w:t>
      </w:r>
    </w:p>
    <w:p w14:paraId="06558819" w14:textId="37C7D705" w:rsidR="00E30447" w:rsidRPr="00E30447" w:rsidRDefault="00E30447" w:rsidP="008D7FAB">
      <w:pPr>
        <w:rPr>
          <w:color w:val="4C94D8" w:themeColor="text2" w:themeTint="80"/>
          <w:lang w:val="en-US"/>
        </w:rPr>
      </w:pPr>
      <w:del w:id="7" w:author="Riou Julien" w:date="2026-05-26T13:12:00Z" w16du:dateUtc="2026-05-26T11:12:00Z">
        <w:r w:rsidRPr="00E30447" w:rsidDel="00FF6165">
          <w:rPr>
            <w:color w:val="4C94D8" w:themeColor="text2" w:themeTint="80"/>
            <w:lang w:val="en-US"/>
          </w:rPr>
          <w:delText xml:space="preserve">Regarding model assumptions, it is not clear which specific assumption </w:delText>
        </w:r>
        <w:r w:rsidR="008D7FAB" w:rsidDel="00FF6165">
          <w:rPr>
            <w:color w:val="4C94D8" w:themeColor="text2" w:themeTint="80"/>
            <w:lang w:val="en-US"/>
          </w:rPr>
          <w:delText>the reviewer</w:delText>
        </w:r>
        <w:r w:rsidRPr="00E30447" w:rsidDel="00FF6165">
          <w:rPr>
            <w:color w:val="4C94D8" w:themeColor="text2" w:themeTint="80"/>
            <w:lang w:val="en-US"/>
          </w:rPr>
          <w:delText xml:space="preserve"> considered an oversimplification. In our analysis, we account for cross-cause correlations, seasonal and long-term temporal trends using flexible </w:delText>
        </w:r>
        <w:r w:rsidR="008D7FAB" w:rsidDel="00FF6165">
          <w:rPr>
            <w:color w:val="4C94D8" w:themeColor="text2" w:themeTint="80"/>
            <w:lang w:val="en-US"/>
          </w:rPr>
          <w:delText>functions</w:delText>
        </w:r>
        <w:r w:rsidRPr="00E30447" w:rsidDel="00FF6165">
          <w:rPr>
            <w:color w:val="4C94D8" w:themeColor="text2" w:themeTint="80"/>
            <w:lang w:val="en-US"/>
          </w:rPr>
          <w:delText>, as well as differences by region and sex. The model is implemented in a Bayesian framework, allowing full propagation of uncertainty. If there are specific assumptions that the reviewer considers particularly, we would be happy to clarify or discuss them further.</w:delText>
        </w:r>
      </w:del>
    </w:p>
    <w:p w14:paraId="7E0D29C0" w14:textId="5D18A6A3" w:rsidR="00BE1505" w:rsidRDefault="00F270A8">
      <w:pPr>
        <w:rPr>
          <w:lang w:val="en-US"/>
        </w:rPr>
      </w:pPr>
      <w:r w:rsidRPr="00F270A8">
        <w:rPr>
          <w:lang w:val="en-US"/>
        </w:rPr>
        <w:t>The manuscript "COVID-19 disrupted patterns of cause-specific mortality in Switzerland" addressed an important research question, seeking to understand changes in the patterns of mortality observed before the pandemic. Globally, it is well known that the COVID-19 pandemic changed the mortality patterns. Also, a similar paper was published elsewhere (https://doi.org/10.1016/j.annepidem.2025.12.002). One novelty is understanding cross-cause correlations, but not sure if this is a sufficient novelty to publish the paper.</w:t>
      </w:r>
    </w:p>
    <w:p w14:paraId="5C850C12" w14:textId="77777777" w:rsidR="00BE1505" w:rsidRDefault="00F270A8">
      <w:pPr>
        <w:rPr>
          <w:lang w:val="en-US"/>
        </w:rPr>
      </w:pPr>
      <w:r w:rsidRPr="00F270A8">
        <w:rPr>
          <w:lang w:val="en-US"/>
        </w:rPr>
        <w:t>Comments below:</w:t>
      </w:r>
      <w:r w:rsidRPr="00F270A8">
        <w:rPr>
          <w:lang w:val="en-US"/>
        </w:rPr>
        <w:br/>
        <w:t>1) How is this paper different from the other already published papers that were not cited? There are published papers focusing on Switzerland, but the authors did not cite them.</w:t>
      </w:r>
    </w:p>
    <w:p w14:paraId="00F8F9EA" w14:textId="6FE7310A" w:rsidR="00856298" w:rsidRDefault="001E3C27" w:rsidP="00856298">
      <w:pPr>
        <w:rPr>
          <w:ins w:id="8" w:author="Riou Julien" w:date="2026-05-27T09:43:00Z" w16du:dateUtc="2026-05-27T07:43:00Z"/>
          <w:color w:val="4C94D8" w:themeColor="text2" w:themeTint="80"/>
        </w:rPr>
      </w:pPr>
      <w:r w:rsidRPr="008E3BED">
        <w:rPr>
          <w:b/>
          <w:bCs/>
          <w:color w:val="4C94D8" w:themeColor="text2" w:themeTint="80"/>
          <w:lang w:val="en-US"/>
        </w:rPr>
        <w:t>Response</w:t>
      </w:r>
      <w:r w:rsidRPr="001E3C27">
        <w:rPr>
          <w:color w:val="4C94D8" w:themeColor="text2" w:themeTint="80"/>
          <w:lang w:val="en-US"/>
        </w:rPr>
        <w:t xml:space="preserve">: </w:t>
      </w:r>
      <w:r w:rsidR="008D7FAB" w:rsidRPr="008D7FAB">
        <w:rPr>
          <w:color w:val="4C94D8" w:themeColor="text2" w:themeTint="80"/>
          <w:lang w:val="en-US"/>
        </w:rPr>
        <w:t>We thank the reviewer for</w:t>
      </w:r>
      <w:ins w:id="9" w:author="Riou Julien" w:date="2026-05-26T13:13:00Z" w16du:dateUtc="2026-05-26T11:13:00Z">
        <w:r w:rsidR="00FF6165">
          <w:rPr>
            <w:color w:val="4C94D8" w:themeColor="text2" w:themeTint="80"/>
            <w:lang w:val="en-US"/>
          </w:rPr>
          <w:t xml:space="preserve"> raising the question of novelty, which has led us to revise the introduction. We agree that our contribution needed to be positionned more clearly relati</w:t>
        </w:r>
      </w:ins>
      <w:ins w:id="10" w:author="Riou Julien" w:date="2026-05-26T13:14:00Z" w16du:dateUtc="2026-05-26T11:14:00Z">
        <w:r w:rsidR="00FF6165">
          <w:rPr>
            <w:color w:val="4C94D8" w:themeColor="text2" w:themeTint="80"/>
            <w:lang w:val="en-US"/>
          </w:rPr>
          <w:t>ve to the existing literature, including the recent</w:t>
        </w:r>
      </w:ins>
      <w:ins w:id="11" w:author="Riou Julien" w:date="2026-05-26T13:18:00Z" w16du:dateUtc="2026-05-26T11:18:00Z">
        <w:r w:rsidR="00860325">
          <w:rPr>
            <w:color w:val="4C94D8" w:themeColor="text2" w:themeTint="80"/>
            <w:lang w:val="en-US"/>
          </w:rPr>
          <w:t>ly published</w:t>
        </w:r>
      </w:ins>
      <w:ins w:id="12" w:author="Riou Julien" w:date="2026-05-26T13:14:00Z" w16du:dateUtc="2026-05-26T11:14:00Z">
        <w:r w:rsidR="00FF6165">
          <w:rPr>
            <w:color w:val="4C94D8" w:themeColor="text2" w:themeTint="80"/>
            <w:lang w:val="en-US"/>
          </w:rPr>
          <w:t xml:space="preserve"> study by Durán et al (2026)</w:t>
        </w:r>
      </w:ins>
      <w:ins w:id="13" w:author="Riou Julien" w:date="2026-05-26T13:27:00Z" w16du:dateUtc="2026-05-26T11:27:00Z">
        <w:r w:rsidR="00856298">
          <w:rPr>
            <w:color w:val="4C94D8" w:themeColor="text2" w:themeTint="80"/>
            <w:lang w:val="en-US"/>
          </w:rPr>
          <w:t xml:space="preserve"> and the FSO report</w:t>
        </w:r>
      </w:ins>
      <w:ins w:id="14" w:author="Riou Julien" w:date="2026-05-27T09:41:00Z" w16du:dateUtc="2026-05-27T07:41:00Z">
        <w:r w:rsidR="007A0318">
          <w:rPr>
            <w:color w:val="4C94D8" w:themeColor="text2" w:themeTint="80"/>
            <w:lang w:val="en-US"/>
          </w:rPr>
          <w:t xml:space="preserve"> on excess mortality by cause</w:t>
        </w:r>
      </w:ins>
      <w:ins w:id="15" w:author="Riou Julien" w:date="2026-05-26T13:14:00Z" w16du:dateUtc="2026-05-26T11:14:00Z">
        <w:r w:rsidR="00FF6165">
          <w:rPr>
            <w:color w:val="4C94D8" w:themeColor="text2" w:themeTint="80"/>
            <w:lang w:val="en-US"/>
          </w:rPr>
          <w:t>.</w:t>
        </w:r>
      </w:ins>
      <w:ins w:id="16" w:author="Riou Julien" w:date="2026-05-26T13:27:00Z" w16du:dateUtc="2026-05-26T11:27:00Z">
        <w:r w:rsidR="00856298">
          <w:rPr>
            <w:color w:val="4C94D8" w:themeColor="text2" w:themeTint="80"/>
            <w:lang w:val="en-US"/>
          </w:rPr>
          <w:t xml:space="preserve"> </w:t>
        </w:r>
      </w:ins>
      <w:ins w:id="17" w:author="Riou Julien" w:date="2026-05-26T13:28:00Z" w16du:dateUtc="2026-05-26T11:28:00Z">
        <w:r w:rsidR="00856298">
          <w:rPr>
            <w:color w:val="4C94D8" w:themeColor="text2" w:themeTint="80"/>
            <w:lang w:val="en-US"/>
          </w:rPr>
          <w:t xml:space="preserve">Both address related questions but differ </w:t>
        </w:r>
      </w:ins>
      <w:ins w:id="18" w:author="Riou Julien" w:date="2026-05-27T09:41:00Z" w16du:dateUtc="2026-05-27T07:41:00Z">
        <w:r w:rsidR="00723A47">
          <w:rPr>
            <w:color w:val="4C94D8" w:themeColor="text2" w:themeTint="80"/>
            <w:lang w:val="en-US"/>
          </w:rPr>
          <w:t xml:space="preserve">from our manuscript </w:t>
        </w:r>
      </w:ins>
      <w:ins w:id="19" w:author="Riou Julien" w:date="2026-05-26T13:28:00Z" w16du:dateUtc="2026-05-26T11:28:00Z">
        <w:r w:rsidR="00856298">
          <w:rPr>
            <w:color w:val="4C94D8" w:themeColor="text2" w:themeTint="80"/>
            <w:lang w:val="en-US"/>
          </w:rPr>
          <w:t>in objectives and methodology. The FSO report provides descriptive statistics on changes in the distribution of underlying causes of deaths over years, without counterfactual modelling. Durán et al. provide monthly estimates by broad</w:t>
        </w:r>
      </w:ins>
      <w:ins w:id="20" w:author="Riou Julien" w:date="2026-05-26T13:29:00Z" w16du:dateUtc="2026-05-26T11:29:00Z">
        <w:r w:rsidR="00856298">
          <w:rPr>
            <w:color w:val="4C94D8" w:themeColor="text2" w:themeTint="80"/>
            <w:lang w:val="en-US"/>
          </w:rPr>
          <w:t xml:space="preserve"> cause groups and compares methods based on </w:t>
        </w:r>
      </w:ins>
      <w:ins w:id="21" w:author="Riou Julien" w:date="2026-05-26T13:31:00Z" w16du:dateUtc="2026-05-26T11:31:00Z">
        <w:r w:rsidR="00856298">
          <w:rPr>
            <w:color w:val="4C94D8" w:themeColor="text2" w:themeTint="80"/>
            <w:lang w:val="en-US"/>
          </w:rPr>
          <w:t>a unique</w:t>
        </w:r>
      </w:ins>
      <w:ins w:id="22" w:author="Riou Julien" w:date="2026-05-26T13:29:00Z" w16du:dateUtc="2026-05-26T11:29:00Z">
        <w:r w:rsidR="00856298">
          <w:rPr>
            <w:color w:val="4C94D8" w:themeColor="text2" w:themeTint="80"/>
            <w:lang w:val="en-US"/>
          </w:rPr>
          <w:t xml:space="preserve"> underlying cause of death with methods using weighted multiple causes of deaths, </w:t>
        </w:r>
      </w:ins>
      <w:ins w:id="23" w:author="Riou Julien" w:date="2026-05-26T13:14:00Z" w16du:dateUtc="2026-05-26T11:14:00Z">
        <w:r w:rsidR="00FF6165">
          <w:rPr>
            <w:color w:val="4C94D8" w:themeColor="text2" w:themeTint="80"/>
            <w:lang w:val="en-US"/>
          </w:rPr>
          <w:t>provid</w:t>
        </w:r>
      </w:ins>
      <w:ins w:id="24" w:author="Riou Julien" w:date="2026-05-26T13:30:00Z" w16du:dateUtc="2026-05-26T11:30:00Z">
        <w:r w:rsidR="00856298">
          <w:rPr>
            <w:color w:val="4C94D8" w:themeColor="text2" w:themeTint="80"/>
            <w:lang w:val="en-US"/>
          </w:rPr>
          <w:t>ing</w:t>
        </w:r>
      </w:ins>
      <w:ins w:id="25" w:author="Riou Julien" w:date="2026-05-26T13:14:00Z" w16du:dateUtc="2026-05-26T11:14:00Z">
        <w:r w:rsidR="00FF6165">
          <w:rPr>
            <w:color w:val="4C94D8" w:themeColor="text2" w:themeTint="80"/>
            <w:lang w:val="en-US"/>
          </w:rPr>
          <w:t xml:space="preserve"> evidence that statistics based on the underlying cause of death underestimate</w:t>
        </w:r>
      </w:ins>
      <w:ins w:id="26" w:author="Riou Julien" w:date="2026-05-26T13:15:00Z" w16du:dateUtc="2026-05-26T11:15:00Z">
        <w:r w:rsidR="00FF6165">
          <w:rPr>
            <w:color w:val="4C94D8" w:themeColor="text2" w:themeTint="80"/>
            <w:lang w:val="en-US"/>
          </w:rPr>
          <w:t>d</w:t>
        </w:r>
      </w:ins>
      <w:ins w:id="27" w:author="Riou Julien" w:date="2026-05-26T13:14:00Z" w16du:dateUtc="2026-05-26T11:14:00Z">
        <w:r w:rsidR="00FF6165">
          <w:rPr>
            <w:color w:val="4C94D8" w:themeColor="text2" w:themeTint="80"/>
            <w:lang w:val="en-US"/>
          </w:rPr>
          <w:t xml:space="preserve"> chronic disease excess mortality during the pandemic</w:t>
        </w:r>
      </w:ins>
      <w:ins w:id="28" w:author="Riou Julien" w:date="2026-05-26T13:15:00Z" w16du:dateUtc="2026-05-26T11:15:00Z">
        <w:r w:rsidR="00FF6165">
          <w:rPr>
            <w:color w:val="4C94D8" w:themeColor="text2" w:themeTint="80"/>
            <w:lang w:val="en-US"/>
          </w:rPr>
          <w:t xml:space="preserve"> in older adults</w:t>
        </w:r>
      </w:ins>
      <w:ins w:id="29" w:author="Riou Julien" w:date="2026-05-26T13:31:00Z" w16du:dateUtc="2026-05-26T11:31:00Z">
        <w:r w:rsidR="00856298">
          <w:rPr>
            <w:color w:val="4C94D8" w:themeColor="text2" w:themeTint="80"/>
            <w:lang w:val="en-US"/>
          </w:rPr>
          <w:t xml:space="preserve">. </w:t>
        </w:r>
      </w:ins>
      <w:ins w:id="30" w:author="Riou Julien" w:date="2026-05-26T13:31:00Z">
        <w:r w:rsidR="00856298" w:rsidRPr="00856298">
          <w:rPr>
            <w:color w:val="4C94D8" w:themeColor="text2" w:themeTint="80"/>
          </w:rPr>
          <w:t>Our study differs by modelling multiple causes jointly at a finer level of disaggregation</w:t>
        </w:r>
      </w:ins>
      <w:ins w:id="31" w:author="Riou Julien" w:date="2026-05-27T09:42:00Z" w16du:dateUtc="2026-05-27T07:42:00Z">
        <w:r w:rsidR="00723A47">
          <w:rPr>
            <w:color w:val="4C94D8" w:themeColor="text2" w:themeTint="80"/>
          </w:rPr>
          <w:t>,</w:t>
        </w:r>
      </w:ins>
      <w:ins w:id="32" w:author="Riou Julien" w:date="2026-05-26T13:31:00Z">
        <w:r w:rsidR="00856298" w:rsidRPr="00856298">
          <w:rPr>
            <w:color w:val="4C94D8" w:themeColor="text2" w:themeTint="80"/>
          </w:rPr>
          <w:t xml:space="preserve"> using a multivariate framework that explicitly accounts for cross-cause correlations and temporal patterns. This allows </w:t>
        </w:r>
      </w:ins>
      <w:ins w:id="33" w:author="Riou Julien" w:date="2026-05-27T09:42:00Z" w16du:dateUtc="2026-05-27T07:42:00Z">
        <w:r w:rsidR="00723A47">
          <w:rPr>
            <w:color w:val="4C94D8" w:themeColor="text2" w:themeTint="80"/>
          </w:rPr>
          <w:t xml:space="preserve">the </w:t>
        </w:r>
      </w:ins>
      <w:ins w:id="34" w:author="Riou Julien" w:date="2026-05-26T13:31:00Z">
        <w:r w:rsidR="00856298" w:rsidRPr="00856298">
          <w:rPr>
            <w:color w:val="4C94D8" w:themeColor="text2" w:themeTint="80"/>
          </w:rPr>
          <w:t xml:space="preserve">identification of cause-specific dependencies and patterns. </w:t>
        </w:r>
      </w:ins>
      <w:ins w:id="35" w:author="Riou Julien" w:date="2026-05-27T15:38:00Z">
        <w:r w:rsidR="0071092A" w:rsidRPr="0071092A">
          <w:rPr>
            <w:color w:val="4C94D8" w:themeColor="text2" w:themeTint="80"/>
          </w:rPr>
          <w:t>We view our approach as complementary to the existing literature, and believe the methodological contribution extends beyond the Swiss context.</w:t>
        </w:r>
      </w:ins>
      <w:ins w:id="36" w:author="Riou Julien" w:date="2026-05-26T13:35:00Z" w16du:dateUtc="2026-05-26T11:35:00Z">
        <w:r w:rsidR="00856298">
          <w:rPr>
            <w:color w:val="4C94D8" w:themeColor="text2" w:themeTint="80"/>
          </w:rPr>
          <w:t xml:space="preserve"> Durán et al</w:t>
        </w:r>
      </w:ins>
      <w:ins w:id="37" w:author="Riou Julien" w:date="2026-05-26T13:35:00Z">
        <w:r w:rsidR="00856298" w:rsidRPr="00856298">
          <w:rPr>
            <w:color w:val="4C94D8" w:themeColor="text2" w:themeTint="80"/>
          </w:rPr>
          <w:t xml:space="preserve"> focuses on dependencies reflected in the co-occurrence of causes within death certificates, while our analysis focuses on interdependencies in how </w:t>
        </w:r>
        <w:r w:rsidR="00856298" w:rsidRPr="00856298">
          <w:rPr>
            <w:color w:val="4C94D8" w:themeColor="text2" w:themeTint="80"/>
          </w:rPr>
          <w:lastRenderedPageBreak/>
          <w:t>cause-specific mortality evolves jointly over time after adjusting for seasonality and other temporal patterns.</w:t>
        </w:r>
      </w:ins>
    </w:p>
    <w:p w14:paraId="07AC29CD" w14:textId="0B18087A" w:rsidR="00723A47" w:rsidRDefault="00723A47" w:rsidP="00856298">
      <w:pPr>
        <w:rPr>
          <w:ins w:id="38" w:author="Riou Julien" w:date="2026-05-27T09:43:00Z" w16du:dateUtc="2026-05-27T07:43:00Z"/>
          <w:color w:val="4C94D8" w:themeColor="text2" w:themeTint="80"/>
        </w:rPr>
      </w:pPr>
      <w:ins w:id="39" w:author="Riou Julien" w:date="2026-05-27T09:43:00Z" w16du:dateUtc="2026-05-27T07:43:00Z">
        <w:r>
          <w:rPr>
            <w:color w:val="4C94D8" w:themeColor="text2" w:themeTint="80"/>
          </w:rPr>
          <w:t>We adapted the text as follows </w:t>
        </w:r>
      </w:ins>
      <w:ins w:id="40" w:author="Riou Julien" w:date="2026-05-27T09:44:00Z" w16du:dateUtc="2026-05-27T07:44:00Z">
        <w:r>
          <w:rPr>
            <w:color w:val="4C94D8" w:themeColor="text2" w:themeTint="80"/>
          </w:rPr>
          <w:t>(Introduction, lines X-X)</w:t>
        </w:r>
      </w:ins>
      <w:ins w:id="41" w:author="Riou Julien" w:date="2026-05-27T09:43:00Z" w16du:dateUtc="2026-05-27T07:43:00Z">
        <w:r>
          <w:rPr>
            <w:color w:val="4C94D8" w:themeColor="text2" w:themeTint="80"/>
          </w:rPr>
          <w:t>:</w:t>
        </w:r>
      </w:ins>
    </w:p>
    <w:p w14:paraId="1941F065" w14:textId="4D108A4A" w:rsidR="00723A47" w:rsidRDefault="00723A47" w:rsidP="00856298">
      <w:pPr>
        <w:rPr>
          <w:ins w:id="42" w:author="Riou Julien" w:date="2026-05-26T13:31:00Z" w16du:dateUtc="2026-05-26T11:31:00Z"/>
          <w:color w:val="4C94D8" w:themeColor="text2" w:themeTint="80"/>
        </w:rPr>
      </w:pPr>
      <w:ins w:id="43" w:author="Riou Julien" w:date="2026-05-27T09:44:00Z" w16du:dateUtc="2026-05-27T07:44:00Z">
        <w:r w:rsidRPr="00723A47">
          <w:rPr>
            <w:color w:val="4C94D8" w:themeColor="text2" w:themeTint="80"/>
            <w:highlight w:val="yellow"/>
            <w:rPrChange w:id="44" w:author="Riou Julien" w:date="2026-05-27T09:44:00Z" w16du:dateUtc="2026-05-27T07:44:00Z">
              <w:rPr>
                <w:color w:val="4C94D8" w:themeColor="text2" w:themeTint="80"/>
              </w:rPr>
            </w:rPrChange>
          </w:rPr>
          <w:t>QUOTE CHANGES</w:t>
        </w:r>
      </w:ins>
    </w:p>
    <w:p w14:paraId="064B8413" w14:textId="0A8E65BC" w:rsidR="000E4D4A" w:rsidDel="00856298" w:rsidRDefault="008D7FAB" w:rsidP="00061B8A">
      <w:pPr>
        <w:rPr>
          <w:del w:id="45" w:author="Riou Julien" w:date="2026-05-26T13:35:00Z" w16du:dateUtc="2026-05-26T11:35:00Z"/>
          <w:color w:val="4C94D8" w:themeColor="text2" w:themeTint="80"/>
          <w:lang w:val="en-US"/>
        </w:rPr>
      </w:pPr>
      <w:del w:id="46" w:author="Riou Julien" w:date="2026-05-26T13:21:00Z" w16du:dateUtc="2026-05-26T11:21:00Z">
        <w:r w:rsidRPr="008D7FAB" w:rsidDel="00B9522F">
          <w:rPr>
            <w:color w:val="4C94D8" w:themeColor="text2" w:themeTint="80"/>
            <w:lang w:val="en-US"/>
          </w:rPr>
          <w:delText xml:space="preserve"> </w:delText>
        </w:r>
      </w:del>
      <w:del w:id="47" w:author="Riou Julien" w:date="2026-05-26T13:35:00Z" w16du:dateUtc="2026-05-26T11:35:00Z">
        <w:r w:rsidRPr="008D7FAB" w:rsidDel="00856298">
          <w:rPr>
            <w:color w:val="4C94D8" w:themeColor="text2" w:themeTint="80"/>
            <w:lang w:val="en-US"/>
          </w:rPr>
          <w:delText xml:space="preserve">pointing out the paper by </w:delText>
        </w:r>
        <w:r w:rsidR="003E62E2" w:rsidDel="00856298">
          <w:rPr>
            <w:color w:val="4C94D8" w:themeColor="text2" w:themeTint="80"/>
            <w:lang w:val="en-US"/>
          </w:rPr>
          <w:delText>Durán</w:delText>
        </w:r>
        <w:r w:rsidRPr="008D7FAB" w:rsidDel="00856298">
          <w:rPr>
            <w:color w:val="4C94D8" w:themeColor="text2" w:themeTint="80"/>
            <w:lang w:val="en-US"/>
          </w:rPr>
          <w:delText xml:space="preserve"> et al., which we had overlooked</w:delText>
        </w:r>
        <w:r w:rsidR="00790EEF" w:rsidDel="00856298">
          <w:rPr>
            <w:color w:val="4C94D8" w:themeColor="text2" w:themeTint="80"/>
            <w:lang w:val="en-US"/>
          </w:rPr>
          <w:delText xml:space="preserve"> </w:delText>
        </w:r>
        <w:r w:rsidR="00790EEF" w:rsidDel="00856298">
          <w:rPr>
            <w:color w:val="4C94D8" w:themeColor="text2" w:themeTint="80"/>
            <w:lang w:val="en-US"/>
          </w:rPr>
          <w:fldChar w:fldCharType="begin"/>
        </w:r>
        <w:r w:rsidR="00790EEF" w:rsidDel="00856298">
          <w:rPr>
            <w:color w:val="4C94D8" w:themeColor="text2" w:themeTint="80"/>
            <w:lang w:val="en-US"/>
          </w:rPr>
          <w:delInstrText xml:space="preserve"> ADDIN ZOTERO_ITEM CSL_CITATION {"citationID":"v6LkhBv4","properties":{"unsorted":false,"formattedCitation":"(1)","plainCitation":"(1)","noteIndex":0},"citationItems":[{"id":5356,"uris":["http://zotero.org/users/11413437/items/9HM3WHGC"],"itemData":{"id":5356,"type":"article-journal","abstract":"Purpose\nWith the rising prevalence of multi-morbidity among aging populations and disruptive events as new infectious disease threats, the traditional focus on the underlying cause of death (UCOD) can obscure the contribution of chronic diseases to mortality trends. The multiple cause of death (MCOD) approach addresses this limitation by considering all causes recorded on a death certificate. We aimed to quantify the effect of the COVID-19 pandemic on trends of chronic disease mortality by comparing the UCOD and MCOD approaches.\nMethods\nWe conducted a population-based time series analysis using all deaths occurred 2011–2022 in Switzerland. We modelled pre-pandemic (2011–2019) trends to predict the expected chronic disease deaths during 2020–2022 had the pandemic not occurred. We quantified the monthly effect of the pandemic as the observed minus expected chronic disease deaths and estimated these effects by sex and age using (1) the UCOD and (2) the MCOD.\nResults\nBoth approaches revealed similar overall trends of effects. However, a marked discrepancy occurred at the end of 2020, when Switzerland experienced the highest COVID-19 mortality, with MCOD quantifying a substantially higher excess of chronic disease deaths compared to UCOD.\nConclusion\nMCOD complements UCOD in quantifying cause-specific mortality trends and may improve population health monitoring.","container-title":"Annals of Epidemiology","DOI":"10.1016/j.annepidem.2025.12.002","ISSN":"1047-2797","journalAbbreviation":"Annals of Epidemiology","page":"23-29","source":"ScienceDirect","title":"Multiple causes of death data to track trends of mortality from chronic diseases: Insights from the COVID-19 pandemic in Switzerland","title-short":"Multiple causes of death data to track trends of mortality from chronic diseases","volume":"113","author":[{"family":"Durán N","given":"D."},{"family":"Kaufman","given":"J. S."},{"family":"Chiolero","given":"A."},{"family":"Carmeli","given":"C."}],"issued":{"date-parts":[["2026",1,1]]}}}],"schema":"https://github.com/citation-style-language/schema/raw/master/csl-citation.json"} </w:delInstrText>
        </w:r>
        <w:r w:rsidR="00790EEF" w:rsidDel="00856298">
          <w:rPr>
            <w:color w:val="4C94D8" w:themeColor="text2" w:themeTint="80"/>
            <w:lang w:val="en-US"/>
          </w:rPr>
          <w:fldChar w:fldCharType="separate"/>
        </w:r>
        <w:r w:rsidR="00790EEF" w:rsidRPr="00790EEF" w:rsidDel="00856298">
          <w:rPr>
            <w:rFonts w:ascii="Aptos" w:hAnsi="Aptos"/>
            <w:lang w:val="en-US"/>
          </w:rPr>
          <w:delText>(1)</w:delText>
        </w:r>
        <w:r w:rsidR="00790EEF" w:rsidDel="00856298">
          <w:rPr>
            <w:color w:val="4C94D8" w:themeColor="text2" w:themeTint="80"/>
            <w:lang w:val="en-US"/>
          </w:rPr>
          <w:fldChar w:fldCharType="end"/>
        </w:r>
        <w:r w:rsidRPr="008D7FAB" w:rsidDel="00856298">
          <w:rPr>
            <w:color w:val="4C94D8" w:themeColor="text2" w:themeTint="80"/>
            <w:lang w:val="en-US"/>
          </w:rPr>
          <w:delText>. This reference, as well as the Federal Statistical Office</w:delText>
        </w:r>
        <w:r w:rsidDel="00856298">
          <w:rPr>
            <w:color w:val="4C94D8" w:themeColor="text2" w:themeTint="80"/>
            <w:lang w:val="en-US"/>
          </w:rPr>
          <w:delText xml:space="preserve"> (FSO)</w:delText>
        </w:r>
        <w:r w:rsidRPr="008D7FAB" w:rsidDel="00856298">
          <w:rPr>
            <w:color w:val="4C94D8" w:themeColor="text2" w:themeTint="80"/>
            <w:lang w:val="en-US"/>
          </w:rPr>
          <w:delText xml:space="preserve"> report on cause-specific mortality during the </w:delText>
        </w:r>
      </w:del>
      <w:del w:id="48" w:author="Riou Julien" w:date="2026-05-26T13:21:00Z" w16du:dateUtc="2026-05-26T11:21:00Z">
        <w:r w:rsidRPr="008D7FAB" w:rsidDel="00A1257B">
          <w:rPr>
            <w:color w:val="4C94D8" w:themeColor="text2" w:themeTint="80"/>
            <w:lang w:val="en-US"/>
          </w:rPr>
          <w:delText>pandemic</w:delText>
        </w:r>
        <w:r w:rsidR="00790EEF" w:rsidDel="00A1257B">
          <w:rPr>
            <w:color w:val="4C94D8" w:themeColor="text2" w:themeTint="80"/>
            <w:lang w:val="en-US"/>
          </w:rPr>
          <w:delText xml:space="preserve"> </w:delText>
        </w:r>
      </w:del>
      <w:del w:id="49" w:author="Riou Julien" w:date="2026-05-26T13:35:00Z" w16du:dateUtc="2026-05-26T11:35:00Z">
        <w:r w:rsidR="00790EEF" w:rsidDel="00856298">
          <w:rPr>
            <w:color w:val="4C94D8" w:themeColor="text2" w:themeTint="80"/>
            <w:lang w:val="en-US"/>
          </w:rPr>
          <w:fldChar w:fldCharType="begin"/>
        </w:r>
        <w:r w:rsidR="00790EEF" w:rsidDel="00856298">
          <w:rPr>
            <w:color w:val="4C94D8" w:themeColor="text2" w:themeTint="80"/>
            <w:lang w:val="en-US"/>
          </w:rPr>
          <w:delInstrText xml:space="preserve"> ADDIN ZOTERO_ITEM CSL_CITATION {"citationID":"lTYxzH8K","properties":{"unsorted":false,"formattedCitation":"(2)","plainCitation":"(2)","noteIndex":0},"citationItems":[{"id":116,"uris":["http://zotero.org/users/11413437/items/78W6JTWG"],"itemData":{"id":116,"type":"report","title":"The impact of the COVID-19 pandemic on mortality and causes of death in Switzerland","URL":"https://www.swissstats.bfs.admin.ch/collection/ch.admin.bfs.swissstat.en.issue231412602200/article/issue231412602200-01","author":[{"family":"{Federal Statistical Office}","given":""}],"accessed":{"date-parts":[["2025",7,11]]}}}],"schema":"https://github.com/citation-style-language/schema/raw/master/csl-citation.json"} </w:delInstrText>
        </w:r>
        <w:r w:rsidR="00790EEF" w:rsidDel="00856298">
          <w:rPr>
            <w:color w:val="4C94D8" w:themeColor="text2" w:themeTint="80"/>
            <w:lang w:val="en-US"/>
          </w:rPr>
          <w:fldChar w:fldCharType="separate"/>
        </w:r>
        <w:r w:rsidR="00790EEF" w:rsidRPr="00790EEF" w:rsidDel="00856298">
          <w:rPr>
            <w:rFonts w:ascii="Aptos" w:hAnsi="Aptos"/>
            <w:lang w:val="en-US"/>
          </w:rPr>
          <w:delText>(2)</w:delText>
        </w:r>
        <w:r w:rsidR="00790EEF" w:rsidDel="00856298">
          <w:rPr>
            <w:color w:val="4C94D8" w:themeColor="text2" w:themeTint="80"/>
            <w:lang w:val="en-US"/>
          </w:rPr>
          <w:fldChar w:fldCharType="end"/>
        </w:r>
        <w:r w:rsidRPr="008D7FAB" w:rsidDel="00856298">
          <w:rPr>
            <w:color w:val="4C94D8" w:themeColor="text2" w:themeTint="80"/>
            <w:lang w:val="en-US"/>
          </w:rPr>
          <w:delText xml:space="preserve">, have now been included in the Introduction and </w:delText>
        </w:r>
        <w:r w:rsidDel="00856298">
          <w:rPr>
            <w:color w:val="4C94D8" w:themeColor="text2" w:themeTint="80"/>
            <w:lang w:val="en-US"/>
          </w:rPr>
          <w:delText>Discussion sections</w:delText>
        </w:r>
        <w:r w:rsidR="000E4D4A" w:rsidDel="00856298">
          <w:rPr>
            <w:color w:val="4C94D8" w:themeColor="text2" w:themeTint="80"/>
            <w:lang w:val="en-US"/>
          </w:rPr>
          <w:delText>.</w:delText>
        </w:r>
        <w:r w:rsidR="00C90461" w:rsidDel="00856298">
          <w:rPr>
            <w:color w:val="4C94D8" w:themeColor="text2" w:themeTint="80"/>
            <w:lang w:val="en-US"/>
          </w:rPr>
          <w:delText xml:space="preserve"> </w:delText>
        </w:r>
        <w:r w:rsidRPr="008D7FAB" w:rsidDel="00856298">
          <w:rPr>
            <w:color w:val="4C94D8" w:themeColor="text2" w:themeTint="80"/>
            <w:lang w:val="en-US"/>
          </w:rPr>
          <w:delText xml:space="preserve">These studies address </w:delText>
        </w:r>
        <w:r w:rsidDel="00856298">
          <w:rPr>
            <w:color w:val="4C94D8" w:themeColor="text2" w:themeTint="80"/>
            <w:lang w:val="en-US"/>
          </w:rPr>
          <w:delText>similar</w:delText>
        </w:r>
        <w:r w:rsidRPr="008D7FAB" w:rsidDel="00856298">
          <w:rPr>
            <w:color w:val="4C94D8" w:themeColor="text2" w:themeTint="80"/>
            <w:lang w:val="en-US"/>
          </w:rPr>
          <w:delText xml:space="preserve"> questions but differ from our work in both objectives and methodology. </w:delText>
        </w:r>
        <w:r w:rsidR="00C90461" w:rsidDel="00856298">
          <w:rPr>
            <w:color w:val="4C94D8" w:themeColor="text2" w:themeTint="80"/>
            <w:lang w:val="en-US"/>
          </w:rPr>
          <w:delText>T</w:delText>
        </w:r>
        <w:r w:rsidR="000E4D4A" w:rsidDel="00856298">
          <w:rPr>
            <w:color w:val="4C94D8" w:themeColor="text2" w:themeTint="80"/>
            <w:lang w:val="en-US"/>
          </w:rPr>
          <w:delText>he report from FSO is rather descriptive, displaying the change in distribution of the underlying cause of deaths over year, also describing concomitant causes of COVID-19 deaths but they do not use model to counterfactually assess these changes.</w:delText>
        </w:r>
      </w:del>
    </w:p>
    <w:p w14:paraId="3E2A54BC" w14:textId="16A0F226" w:rsidR="008D7FAB" w:rsidDel="00856298" w:rsidRDefault="003E62E2" w:rsidP="00061B8A">
      <w:pPr>
        <w:rPr>
          <w:del w:id="50" w:author="Riou Julien" w:date="2026-05-26T13:35:00Z" w16du:dateUtc="2026-05-26T11:35:00Z"/>
          <w:color w:val="4C94D8" w:themeColor="text2" w:themeTint="80"/>
          <w:lang w:val="en-US"/>
        </w:rPr>
      </w:pPr>
      <w:del w:id="51" w:author="Riou Julien" w:date="2026-05-26T13:35:00Z" w16du:dateUtc="2026-05-26T11:35:00Z">
        <w:r w:rsidDel="00856298">
          <w:rPr>
            <w:color w:val="4C94D8" w:themeColor="text2" w:themeTint="80"/>
            <w:lang w:val="en-US"/>
          </w:rPr>
          <w:delText>Durán</w:delText>
        </w:r>
        <w:r w:rsidR="008D7FAB" w:rsidRPr="008D7FAB" w:rsidDel="00856298">
          <w:rPr>
            <w:color w:val="4C94D8" w:themeColor="text2" w:themeTint="80"/>
            <w:lang w:val="en-US"/>
          </w:rPr>
          <w:delText xml:space="preserve"> et al. provide monthly estimates of excess deaths by broad cause groups (chronic diseases, COVID-19, and other) and compare results using underlying versus multiple causes of death</w:delText>
        </w:r>
        <w:r w:rsidR="008D7FAB" w:rsidDel="00856298">
          <w:rPr>
            <w:color w:val="4C94D8" w:themeColor="text2" w:themeTint="80"/>
            <w:lang w:val="en-US"/>
          </w:rPr>
          <w:delText xml:space="preserve"> (UCOD vs MCOD)</w:delText>
        </w:r>
        <w:r w:rsidR="008D7FAB" w:rsidRPr="008D7FAB" w:rsidDel="00856298">
          <w:rPr>
            <w:color w:val="4C94D8" w:themeColor="text2" w:themeTint="80"/>
            <w:lang w:val="en-US"/>
          </w:rPr>
          <w:delText xml:space="preserve">. Their analysis highlights potential differences between </w:delText>
        </w:r>
        <w:r w:rsidR="008D7FAB" w:rsidDel="00856298">
          <w:rPr>
            <w:color w:val="4C94D8" w:themeColor="text2" w:themeTint="80"/>
            <w:lang w:val="en-US"/>
          </w:rPr>
          <w:delText>the two</w:delText>
        </w:r>
        <w:r w:rsidR="008D7FAB" w:rsidRPr="008D7FAB" w:rsidDel="00856298">
          <w:rPr>
            <w:color w:val="4C94D8" w:themeColor="text2" w:themeTint="80"/>
            <w:lang w:val="en-US"/>
          </w:rPr>
          <w:delText xml:space="preserve"> approaches but does not model cause-specific mortality jointly at a finer level of disaggregation.</w:delText>
        </w:r>
        <w:r w:rsidR="000E4D4A" w:rsidDel="00856298">
          <w:rPr>
            <w:color w:val="4C94D8" w:themeColor="text2" w:themeTint="80"/>
            <w:lang w:val="en-US"/>
          </w:rPr>
          <w:delText xml:space="preserve"> </w:delText>
        </w:r>
        <w:r w:rsidR="008D7FAB" w:rsidRPr="008D7FAB" w:rsidDel="00856298">
          <w:rPr>
            <w:color w:val="4C94D8" w:themeColor="text2" w:themeTint="80"/>
            <w:lang w:val="en-US"/>
          </w:rPr>
          <w:delText>In contrast, our study models multiple causes jointly using a multivariate framework that explicitly accounts for cross-cause correlations and allows a more granular decomposition of mortality changes. This enables the identification of cause-specific patterns and dependencies that cannot be directly assessed with aggregated cause groups.</w:delText>
        </w:r>
      </w:del>
    </w:p>
    <w:p w14:paraId="01E38C0B" w14:textId="7B082A82" w:rsidR="00C90461" w:rsidDel="00856298" w:rsidRDefault="000E4D4A" w:rsidP="00854DF7">
      <w:pPr>
        <w:rPr>
          <w:del w:id="52" w:author="Riou Julien" w:date="2026-05-26T13:35:00Z" w16du:dateUtc="2026-05-26T11:35:00Z"/>
          <w:color w:val="4C94D8" w:themeColor="text2" w:themeTint="80"/>
          <w:lang w:val="en-US"/>
        </w:rPr>
      </w:pPr>
      <w:del w:id="53" w:author="Riou Julien" w:date="2026-05-26T13:35:00Z" w16du:dateUtc="2026-05-26T11:35:00Z">
        <w:r w:rsidRPr="000E4D4A" w:rsidDel="00856298">
          <w:rPr>
            <w:color w:val="4C94D8" w:themeColor="text2" w:themeTint="80"/>
            <w:lang w:val="en-US"/>
          </w:rPr>
          <w:delText xml:space="preserve">We nevertheless see our approach and that of </w:delText>
        </w:r>
        <w:r w:rsidR="003E62E2" w:rsidDel="00856298">
          <w:rPr>
            <w:color w:val="4C94D8" w:themeColor="text2" w:themeTint="80"/>
            <w:lang w:val="en-US"/>
          </w:rPr>
          <w:delText>Durán</w:delText>
        </w:r>
        <w:r w:rsidRPr="000E4D4A" w:rsidDel="00856298">
          <w:rPr>
            <w:color w:val="4C94D8" w:themeColor="text2" w:themeTint="80"/>
            <w:lang w:val="en-US"/>
          </w:rPr>
          <w:delText xml:space="preserve"> et al. as complementary, as both investigate interdependencies between causes of death from different perspectives. Their study focuses on dependencies reflected in the co-occurrence of causes within death certificates. Our analysis focuses on interdependencies in how cause-specific mortality evolves jointly over time after adjusting for seasonality and other temporal patterns.</w:delText>
        </w:r>
        <w:r w:rsidDel="00856298">
          <w:rPr>
            <w:color w:val="4C94D8" w:themeColor="text2" w:themeTint="80"/>
            <w:lang w:val="en-US"/>
          </w:rPr>
          <w:delText xml:space="preserve"> </w:delText>
        </w:r>
        <w:r w:rsidRPr="000E4D4A" w:rsidDel="00856298">
          <w:rPr>
            <w:color w:val="4C94D8" w:themeColor="text2" w:themeTint="80"/>
            <w:lang w:val="en-US"/>
          </w:rPr>
          <w:delText xml:space="preserve">As </w:delText>
        </w:r>
        <w:r w:rsidDel="00856298">
          <w:rPr>
            <w:color w:val="4C94D8" w:themeColor="text2" w:themeTint="80"/>
            <w:lang w:val="en-US"/>
          </w:rPr>
          <w:delText xml:space="preserve">already </w:delText>
        </w:r>
        <w:r w:rsidRPr="000E4D4A" w:rsidDel="00856298">
          <w:rPr>
            <w:color w:val="4C94D8" w:themeColor="text2" w:themeTint="80"/>
            <w:lang w:val="en-US"/>
          </w:rPr>
          <w:delText>noted in the Discussion, these perspectives could potentially be combined within unified modelling frameworks, although this would require additional methodological development</w:delText>
        </w:r>
        <w:r w:rsidR="00C90461" w:rsidDel="00856298">
          <w:rPr>
            <w:color w:val="4C94D8" w:themeColor="text2" w:themeTint="80"/>
            <w:lang w:val="en-US"/>
          </w:rPr>
          <w:delText>:</w:delText>
        </w:r>
      </w:del>
    </w:p>
    <w:p w14:paraId="7C639C7A" w14:textId="60F4B8B5" w:rsidR="00854DF7" w:rsidDel="00856298" w:rsidRDefault="00854DF7" w:rsidP="00854DF7">
      <w:pPr>
        <w:rPr>
          <w:del w:id="54" w:author="Riou Julien" w:date="2026-05-26T13:35:00Z" w16du:dateUtc="2026-05-26T11:35:00Z"/>
          <w:color w:val="4C94D8" w:themeColor="text2" w:themeTint="80"/>
          <w:lang w:val="en-US"/>
        </w:rPr>
      </w:pPr>
      <w:del w:id="55" w:author="Riou Julien" w:date="2026-05-26T13:35:00Z" w16du:dateUtc="2026-05-26T11:35:00Z">
        <w:r w:rsidDel="00856298">
          <w:rPr>
            <w:color w:val="4C94D8" w:themeColor="text2" w:themeTint="80"/>
            <w:lang w:val="en-US"/>
          </w:rPr>
          <w:delText>“</w:delText>
        </w:r>
        <w:r w:rsidRPr="00854DF7" w:rsidDel="00856298">
          <w:rPr>
            <w:color w:val="4C94D8" w:themeColor="text2" w:themeTint="80"/>
            <w:lang w:val="en-US"/>
          </w:rPr>
          <w:delText>Models explicitly representing these mechanisms can be combined to achieve a more rigorous and integrated quantification of mortality displacement across time and causes.</w:delText>
        </w:r>
        <w:r w:rsidDel="00856298">
          <w:rPr>
            <w:color w:val="4C94D8" w:themeColor="text2" w:themeTint="80"/>
            <w:lang w:val="en-US"/>
          </w:rPr>
          <w:delText xml:space="preserve"> </w:delText>
        </w:r>
        <w:r w:rsidRPr="00854DF7" w:rsidDel="00856298">
          <w:rPr>
            <w:color w:val="4C94D8" w:themeColor="text2" w:themeTint="80"/>
            <w:lang w:val="en-US"/>
          </w:rPr>
          <w:delText>Frailty-survival models capture temporal displacement by accounting for unobserved heterogeneity, while competing-risk models capture cross-cause displacement by redistributing deaths among alternatives</w:delText>
        </w:r>
        <w:r w:rsidDel="00856298">
          <w:rPr>
            <w:color w:val="4C94D8" w:themeColor="text2" w:themeTint="80"/>
            <w:lang w:val="en-US"/>
          </w:rPr>
          <w:delText>.”</w:delText>
        </w:r>
      </w:del>
    </w:p>
    <w:p w14:paraId="0230CF74" w14:textId="77777777" w:rsidR="00BE1505" w:rsidRDefault="00F270A8">
      <w:pPr>
        <w:rPr>
          <w:lang w:val="en-US"/>
        </w:rPr>
      </w:pPr>
      <w:r w:rsidRPr="00F270A8">
        <w:rPr>
          <w:lang w:val="en-US"/>
        </w:rPr>
        <w:br/>
        <w:t>2) Although the authors claimed that cross-cause correlation is something not explored yet, it is not sufficiently clear that this is important. Discussion barely approaches this.</w:t>
      </w:r>
    </w:p>
    <w:p w14:paraId="220238B7" w14:textId="2D7C0C33" w:rsidR="0065188A" w:rsidDel="00C847BE" w:rsidRDefault="001E3C27" w:rsidP="00C847BE">
      <w:pPr>
        <w:rPr>
          <w:del w:id="56" w:author="Riou Julien" w:date="2026-05-27T15:22:00Z" w16du:dateUtc="2026-05-27T13:22:00Z"/>
          <w:color w:val="0070C0"/>
          <w:lang w:val="en-US"/>
        </w:rPr>
      </w:pPr>
      <w:r w:rsidRPr="008E3BED">
        <w:rPr>
          <w:b/>
          <w:bCs/>
          <w:color w:val="0070C0"/>
          <w:lang w:val="en-US"/>
        </w:rPr>
        <w:t>Response</w:t>
      </w:r>
      <w:r w:rsidRPr="001E3C27">
        <w:rPr>
          <w:color w:val="0070C0"/>
          <w:lang w:val="en-US"/>
        </w:rPr>
        <w:t xml:space="preserve">: </w:t>
      </w:r>
      <w:r w:rsidR="0065188A" w:rsidRPr="0065188A">
        <w:rPr>
          <w:color w:val="0070C0"/>
          <w:lang w:val="en-US"/>
        </w:rPr>
        <w:t xml:space="preserve">We thank the reviewer for this comment. </w:t>
      </w:r>
      <w:ins w:id="57" w:author="Riou Julien" w:date="2026-05-27T15:21:00Z" w16du:dateUtc="2026-05-27T13:21:00Z">
        <w:r w:rsidR="00C847BE">
          <w:rPr>
            <w:color w:val="0070C0"/>
            <w:lang w:val="en-US"/>
          </w:rPr>
          <w:t xml:space="preserve">Cross-cause correlations are important because they help distinguish between competing explanations for observed mortality patterns, particularly misclassification, mortality displacement, and indirect effects. </w:t>
        </w:r>
      </w:ins>
      <w:r w:rsidR="0065188A" w:rsidRPr="0065188A">
        <w:rPr>
          <w:color w:val="0070C0"/>
          <w:lang w:val="en-US"/>
        </w:rPr>
        <w:t>We have revised the Introduction</w:t>
      </w:r>
      <w:ins w:id="58" w:author="Riou Julien" w:date="2026-05-27T15:25:00Z" w16du:dateUtc="2026-05-27T13:25:00Z">
        <w:r w:rsidR="00C847BE">
          <w:rPr>
            <w:color w:val="0070C0"/>
            <w:lang w:val="en-US"/>
          </w:rPr>
          <w:t xml:space="preserve"> and the Discussion</w:t>
        </w:r>
      </w:ins>
      <w:r w:rsidR="0065188A" w:rsidRPr="0065188A">
        <w:rPr>
          <w:color w:val="0070C0"/>
          <w:lang w:val="en-US"/>
        </w:rPr>
        <w:t xml:space="preserve"> to better clarify th</w:t>
      </w:r>
      <w:del w:id="59" w:author="Riou Julien" w:date="2026-05-27T15:22:00Z" w16du:dateUtc="2026-05-27T13:22:00Z">
        <w:r w:rsidR="0065188A" w:rsidRPr="0065188A" w:rsidDel="00C847BE">
          <w:rPr>
            <w:color w:val="0070C0"/>
            <w:lang w:val="en-US"/>
          </w:rPr>
          <w:delText>e</w:delText>
        </w:r>
      </w:del>
      <w:ins w:id="60" w:author="Riou Julien" w:date="2026-05-27T15:22:00Z" w16du:dateUtc="2026-05-27T13:22:00Z">
        <w:r w:rsidR="00C847BE">
          <w:rPr>
            <w:color w:val="0070C0"/>
            <w:lang w:val="en-US"/>
          </w:rPr>
          <w:t>is</w:t>
        </w:r>
      </w:ins>
      <w:r w:rsidR="0065188A" w:rsidRPr="0065188A">
        <w:rPr>
          <w:color w:val="0070C0"/>
          <w:lang w:val="en-US"/>
        </w:rPr>
        <w:t xml:space="preserve"> rationale</w:t>
      </w:r>
      <w:ins w:id="61" w:author="Riou Julien" w:date="2026-05-27T15:26:00Z" w16du:dateUtc="2026-05-27T13:26:00Z">
        <w:r w:rsidR="00213105">
          <w:rPr>
            <w:color w:val="0070C0"/>
            <w:lang w:val="en-US"/>
          </w:rPr>
          <w:t>:</w:t>
        </w:r>
      </w:ins>
      <w:del w:id="62" w:author="Riou Julien" w:date="2026-05-27T15:25:00Z" w16du:dateUtc="2026-05-27T13:25:00Z">
        <w:r w:rsidR="0065188A" w:rsidRPr="0065188A" w:rsidDel="00C847BE">
          <w:rPr>
            <w:color w:val="0070C0"/>
            <w:lang w:val="en-US"/>
          </w:rPr>
          <w:delText xml:space="preserve"> </w:delText>
        </w:r>
      </w:del>
      <w:del w:id="63" w:author="Riou Julien" w:date="2026-05-27T15:22:00Z" w16du:dateUtc="2026-05-27T13:22:00Z">
        <w:r w:rsidR="0065188A" w:rsidRPr="0065188A" w:rsidDel="00C847BE">
          <w:rPr>
            <w:color w:val="0070C0"/>
            <w:lang w:val="en-US"/>
          </w:rPr>
          <w:delText>for modelling cross-cause correlations in the context of mortality disruptions during the pandemic. In particular, these correlations help capture joint patterns across causes that may reflect mechanisms such as mortality displacement or misclassification.</w:delText>
        </w:r>
      </w:del>
    </w:p>
    <w:p w14:paraId="4121149C" w14:textId="32D3562C" w:rsidR="00C847BE" w:rsidRDefault="00C847BE" w:rsidP="00C847BE">
      <w:pPr>
        <w:rPr>
          <w:ins w:id="64" w:author="Riou Julien" w:date="2026-05-27T15:25:00Z" w16du:dateUtc="2026-05-27T13:25:00Z"/>
          <w:color w:val="0070C0"/>
          <w:lang w:val="en-US"/>
        </w:rPr>
      </w:pPr>
    </w:p>
    <w:p w14:paraId="387140BE" w14:textId="355A18EA" w:rsidR="00C847BE" w:rsidRDefault="00C847BE" w:rsidP="00C847BE">
      <w:pPr>
        <w:rPr>
          <w:ins w:id="65" w:author="Riou Julien" w:date="2026-05-27T15:26:00Z" w16du:dateUtc="2026-05-27T13:26:00Z"/>
          <w:color w:val="0070C0"/>
          <w:lang w:val="en-US"/>
        </w:rPr>
      </w:pPr>
      <w:ins w:id="66" w:author="Riou Julien" w:date="2026-05-27T15:25:00Z" w16du:dateUtc="2026-05-27T13:25:00Z">
        <w:r>
          <w:rPr>
            <w:color w:val="0070C0"/>
            <w:lang w:val="en-US"/>
          </w:rPr>
          <w:t>Intro</w:t>
        </w:r>
      </w:ins>
      <w:ins w:id="67" w:author="Riou Julien" w:date="2026-05-27T15:26:00Z" w16du:dateUtc="2026-05-27T13:26:00Z">
        <w:r>
          <w:rPr>
            <w:color w:val="0070C0"/>
            <w:lang w:val="en-US"/>
          </w:rPr>
          <w:t>duction (line X)</w:t>
        </w:r>
      </w:ins>
    </w:p>
    <w:p w14:paraId="04F28789" w14:textId="7AE6FFDE" w:rsidR="00C847BE" w:rsidRDefault="00C847BE" w:rsidP="00C847BE">
      <w:pPr>
        <w:rPr>
          <w:ins w:id="68" w:author="Riou Julien" w:date="2026-05-27T15:26:00Z" w16du:dateUtc="2026-05-27T13:26:00Z"/>
          <w:color w:val="0070C0"/>
          <w:lang w:val="en-US"/>
        </w:rPr>
      </w:pPr>
      <w:ins w:id="69" w:author="Riou Julien" w:date="2026-05-27T15:26:00Z" w16du:dateUtc="2026-05-27T13:26:00Z">
        <w:r>
          <w:rPr>
            <w:color w:val="0070C0"/>
            <w:lang w:val="en-US"/>
          </w:rPr>
          <w:t>QUOTE CHANGES</w:t>
        </w:r>
      </w:ins>
    </w:p>
    <w:p w14:paraId="17820AF2" w14:textId="3E1F2BAA" w:rsidR="00C847BE" w:rsidRDefault="00C847BE" w:rsidP="00C847BE">
      <w:pPr>
        <w:rPr>
          <w:ins w:id="70" w:author="Riou Julien" w:date="2026-05-27T15:26:00Z" w16du:dateUtc="2026-05-27T13:26:00Z"/>
          <w:color w:val="0070C0"/>
          <w:lang w:val="en-US"/>
        </w:rPr>
      </w:pPr>
      <w:ins w:id="71" w:author="Riou Julien" w:date="2026-05-27T15:26:00Z" w16du:dateUtc="2026-05-27T13:26:00Z">
        <w:r>
          <w:rPr>
            <w:color w:val="0070C0"/>
            <w:lang w:val="en-US"/>
          </w:rPr>
          <w:t>Discussion (line X)</w:t>
        </w:r>
      </w:ins>
    </w:p>
    <w:p w14:paraId="35EB4C62" w14:textId="033F259F" w:rsidR="00C847BE" w:rsidRPr="0065188A" w:rsidRDefault="00C847BE" w:rsidP="00C847BE">
      <w:pPr>
        <w:rPr>
          <w:ins w:id="72" w:author="Riou Julien" w:date="2026-05-27T15:25:00Z" w16du:dateUtc="2026-05-27T13:25:00Z"/>
          <w:color w:val="0070C0"/>
          <w:lang w:val="en-US"/>
        </w:rPr>
      </w:pPr>
      <w:ins w:id="73" w:author="Riou Julien" w:date="2026-05-27T15:26:00Z" w16du:dateUtc="2026-05-27T13:26:00Z">
        <w:r>
          <w:rPr>
            <w:color w:val="0070C0"/>
            <w:lang w:val="en-US"/>
          </w:rPr>
          <w:t>QUOTE CHANGES</w:t>
        </w:r>
      </w:ins>
    </w:p>
    <w:p w14:paraId="4A469B06" w14:textId="313EA94A" w:rsidR="0065188A" w:rsidRPr="0065188A" w:rsidRDefault="0065188A" w:rsidP="00C847BE">
      <w:pPr>
        <w:rPr>
          <w:color w:val="0070C0"/>
          <w:lang w:val="en-US"/>
        </w:rPr>
      </w:pPr>
      <w:del w:id="74" w:author="Riou Julien" w:date="2026-05-27T15:25:00Z" w16du:dateUtc="2026-05-27T13:25:00Z">
        <w:r w:rsidRPr="0065188A" w:rsidDel="00C847BE">
          <w:rPr>
            <w:color w:val="0070C0"/>
            <w:lang w:val="en-US"/>
          </w:rPr>
          <w:delText xml:space="preserve">Regarding the Discussion, we </w:delText>
        </w:r>
      </w:del>
      <w:del w:id="75" w:author="Riou Julien" w:date="2026-05-27T15:22:00Z" w16du:dateUtc="2026-05-27T13:22:00Z">
        <w:r w:rsidRPr="0065188A" w:rsidDel="00C847BE">
          <w:rPr>
            <w:color w:val="0070C0"/>
            <w:lang w:val="en-US"/>
          </w:rPr>
          <w:delText xml:space="preserve">respectfully </w:delText>
        </w:r>
      </w:del>
      <w:del w:id="76" w:author="Riou Julien" w:date="2026-05-27T15:25:00Z" w16du:dateUtc="2026-05-27T13:25:00Z">
        <w:r w:rsidRPr="0065188A" w:rsidDel="00C847BE">
          <w:rPr>
            <w:color w:val="0070C0"/>
            <w:lang w:val="en-US"/>
          </w:rPr>
          <w:delText>note that this aspect is already addressed in a dedicated paragraph, which highlights the insights provided by cross-cause correlations, including their contribution to the interpretation of cause-specific mortality patterns and to the identification of linked dynamics across causes during the pandemic period.</w:delText>
        </w:r>
      </w:del>
    </w:p>
    <w:p w14:paraId="1D7B30E7" w14:textId="11B60728" w:rsidR="00BE1505" w:rsidRDefault="00F270A8" w:rsidP="0065188A">
      <w:pPr>
        <w:rPr>
          <w:lang w:val="en-US"/>
        </w:rPr>
      </w:pPr>
      <w:r w:rsidRPr="00F270A8">
        <w:rPr>
          <w:lang w:val="en-US"/>
        </w:rPr>
        <w:br/>
        <w:t>3) It is not clear why separate diseases in chapter XX are divided into two groups (external and suicide).</w:t>
      </w:r>
    </w:p>
    <w:p w14:paraId="148149AF" w14:textId="77777777" w:rsidR="00213105" w:rsidRDefault="001E3C27">
      <w:pPr>
        <w:rPr>
          <w:ins w:id="77" w:author="Riou Julien" w:date="2026-05-27T15:27:00Z" w16du:dateUtc="2026-05-27T13:27:00Z"/>
          <w:color w:val="0070C0"/>
          <w:lang w:val="en-US"/>
        </w:rPr>
      </w:pPr>
      <w:r w:rsidRPr="008E3BED">
        <w:rPr>
          <w:b/>
          <w:bCs/>
          <w:color w:val="0070C0"/>
          <w:lang w:val="en-US"/>
        </w:rPr>
        <w:t>Response</w:t>
      </w:r>
      <w:r>
        <w:rPr>
          <w:color w:val="0070C0"/>
          <w:lang w:val="en-US"/>
        </w:rPr>
        <w:t xml:space="preserve">: </w:t>
      </w:r>
      <w:r w:rsidR="0065188A" w:rsidRPr="0065188A">
        <w:rPr>
          <w:color w:val="0070C0"/>
          <w:lang w:val="en-US"/>
        </w:rPr>
        <w:t>We thank the reviewer for this comment. We separated suicide from other external causes to allow a specific assessment of potential changes in suicide mortality during the pandemic, given early concerns that restrictions could affect suicide risk.</w:t>
      </w:r>
      <w:r w:rsidR="0065188A">
        <w:rPr>
          <w:color w:val="0070C0"/>
          <w:lang w:val="en-US"/>
        </w:rPr>
        <w:t xml:space="preserve"> </w:t>
      </w:r>
      <w:r w:rsidR="0065188A" w:rsidRPr="0065188A">
        <w:rPr>
          <w:color w:val="0070C0"/>
          <w:lang w:val="en-US"/>
        </w:rPr>
        <w:t>We have added a sentence in the Methods to clarify this:</w:t>
      </w:r>
    </w:p>
    <w:p w14:paraId="613648DC" w14:textId="57DB7C47" w:rsidR="00CF72F3" w:rsidRDefault="00213105">
      <w:pPr>
        <w:rPr>
          <w:color w:val="0070C0"/>
          <w:lang w:val="en-US"/>
        </w:rPr>
      </w:pPr>
      <w:ins w:id="78" w:author="Riou Julien" w:date="2026-05-27T15:27:00Z" w16du:dateUtc="2026-05-27T13:27:00Z">
        <w:r>
          <w:rPr>
            <w:color w:val="0070C0"/>
            <w:lang w:val="en-US"/>
          </w:rPr>
          <w:t>Methods (line X)</w:t>
        </w:r>
      </w:ins>
      <w:r w:rsidR="0065188A" w:rsidRPr="0065188A">
        <w:rPr>
          <w:color w:val="0070C0"/>
          <w:lang w:val="en-US"/>
        </w:rPr>
        <w:br/>
        <w:t>“</w:t>
      </w:r>
      <w:r w:rsidR="0065188A" w:rsidRPr="00213105">
        <w:rPr>
          <w:i/>
          <w:iCs/>
          <w:color w:val="0070C0"/>
          <w:lang w:val="en-US"/>
          <w:rPrChange w:id="79" w:author="Riou Julien" w:date="2026-05-27T15:27:00Z" w16du:dateUtc="2026-05-27T13:27:00Z">
            <w:rPr>
              <w:color w:val="0070C0"/>
              <w:lang w:val="en-US"/>
            </w:rPr>
          </w:rPrChange>
        </w:rPr>
        <w:t>We modelled suicide separately to assess potential pandemic-related changes, given early concerns regarding the impact of restrictions on suicide mortality.</w:t>
      </w:r>
      <w:r w:rsidR="0065188A" w:rsidRPr="0065188A">
        <w:rPr>
          <w:color w:val="0070C0"/>
          <w:lang w:val="en-US"/>
        </w:rPr>
        <w:t>”</w:t>
      </w:r>
    </w:p>
    <w:p w14:paraId="474431E0" w14:textId="3492077E" w:rsidR="001E3C27" w:rsidRPr="0065188A" w:rsidRDefault="00F270A8">
      <w:pPr>
        <w:rPr>
          <w:color w:val="0070C0"/>
          <w:lang w:val="en-US"/>
        </w:rPr>
      </w:pPr>
      <w:r w:rsidRPr="00F270A8">
        <w:rPr>
          <w:lang w:val="en-US"/>
        </w:rPr>
        <w:br/>
        <w:t>4) Figures should be clearer. For example, I spent considerable time trying to understand Figures 2 and 3. Maybe including the months in the X-axis? I presumed this is a month-by-month analysis. Also, some axes are quite hard to understand without the text (Figure 5, for example). Figure 4 is also hard to understand because it lacks any order or logical sequence.</w:t>
      </w:r>
    </w:p>
    <w:p w14:paraId="6D88536C" w14:textId="49DDE63E" w:rsidR="00DA2249" w:rsidRPr="00DA2249" w:rsidDel="00213105" w:rsidRDefault="001E3C27" w:rsidP="00213105">
      <w:pPr>
        <w:rPr>
          <w:del w:id="80" w:author="Riou Julien" w:date="2026-05-27T15:28:00Z" w16du:dateUtc="2026-05-27T13:28:00Z"/>
          <w:color w:val="0070C0"/>
          <w:lang w:val="en-US"/>
        </w:rPr>
        <w:pPrChange w:id="81" w:author="Riou Julien" w:date="2026-05-27T15:28:00Z" w16du:dateUtc="2026-05-27T13:28:00Z">
          <w:pPr/>
        </w:pPrChange>
      </w:pPr>
      <w:r w:rsidRPr="008E3BED">
        <w:rPr>
          <w:b/>
          <w:bCs/>
          <w:color w:val="0070C0"/>
          <w:lang w:val="en-US"/>
        </w:rPr>
        <w:t>Response</w:t>
      </w:r>
      <w:r w:rsidRPr="001E3C27">
        <w:rPr>
          <w:color w:val="0070C0"/>
          <w:lang w:val="en-US"/>
        </w:rPr>
        <w:t>:</w:t>
      </w:r>
      <w:r w:rsidR="0065188A">
        <w:rPr>
          <w:color w:val="0070C0"/>
          <w:lang w:val="en-US"/>
        </w:rPr>
        <w:t xml:space="preserve"> </w:t>
      </w:r>
      <w:r w:rsidR="00DA2249">
        <w:rPr>
          <w:color w:val="0070C0"/>
          <w:lang w:val="en-US"/>
        </w:rPr>
        <w:t>F</w:t>
      </w:r>
      <w:r w:rsidR="00DA2249" w:rsidRPr="00DA2249">
        <w:rPr>
          <w:color w:val="0070C0"/>
          <w:lang w:val="en-US"/>
        </w:rPr>
        <w:t xml:space="preserve">igures 2, 3 and 4 are based on weekly aggregated mortality data, as described in the Methods section, and therefore represent weekly estimates of excess mortality. To </w:t>
      </w:r>
      <w:del w:id="82" w:author="Riou Julien" w:date="2026-05-27T15:27:00Z" w16du:dateUtc="2026-05-27T13:27:00Z">
        <w:r w:rsidR="00DA2249" w:rsidRPr="00DA2249" w:rsidDel="00213105">
          <w:rPr>
            <w:color w:val="0070C0"/>
            <w:lang w:val="en-US"/>
          </w:rPr>
          <w:delText xml:space="preserve">avoid </w:delText>
        </w:r>
      </w:del>
      <w:ins w:id="83" w:author="Riou Julien" w:date="2026-05-27T15:27:00Z" w16du:dateUtc="2026-05-27T13:27:00Z">
        <w:r w:rsidR="00213105">
          <w:rPr>
            <w:color w:val="0070C0"/>
            <w:lang w:val="en-US"/>
          </w:rPr>
          <w:t xml:space="preserve">improve clarity, </w:t>
        </w:r>
      </w:ins>
      <w:del w:id="84" w:author="Riou Julien" w:date="2026-05-27T15:28:00Z" w16du:dateUtc="2026-05-27T13:28:00Z">
        <w:r w:rsidR="00DA2249" w:rsidRPr="00DA2249" w:rsidDel="00213105">
          <w:rPr>
            <w:color w:val="0070C0"/>
            <w:lang w:val="en-US"/>
          </w:rPr>
          <w:delText xml:space="preserve">any ambiguity, </w:delText>
        </w:r>
      </w:del>
      <w:r w:rsidR="00DA2249" w:rsidRPr="00DA2249">
        <w:rPr>
          <w:color w:val="0070C0"/>
          <w:lang w:val="en-US"/>
        </w:rPr>
        <w:t>we have revised the x-axis labels in Figures 3B and 4 (e.g., “2020-01” now shown as “Jan 2020”) to make the time scale more immediately interpretable.</w:t>
      </w:r>
    </w:p>
    <w:p w14:paraId="3EFF610F" w14:textId="77777777" w:rsidR="00213105" w:rsidRDefault="00DA2249" w:rsidP="00213105">
      <w:pPr>
        <w:rPr>
          <w:ins w:id="85" w:author="Riou Julien" w:date="2026-05-27T15:28:00Z" w16du:dateUtc="2026-05-27T13:28:00Z"/>
          <w:color w:val="0070C0"/>
          <w:lang w:val="en-US"/>
        </w:rPr>
      </w:pPr>
      <w:del w:id="86" w:author="Riou Julien" w:date="2026-05-27T15:28:00Z" w16du:dateUtc="2026-05-27T13:28:00Z">
        <w:r w:rsidRPr="00DA2249" w:rsidDel="00213105">
          <w:rPr>
            <w:color w:val="0070C0"/>
            <w:lang w:val="en-US"/>
          </w:rPr>
          <w:delText>It is unclear which aspect of Figure 2 caused difficulty in interpretation; however, we are happy to provide further clarification if needed.</w:delText>
        </w:r>
      </w:del>
      <w:r>
        <w:rPr>
          <w:color w:val="0070C0"/>
          <w:lang w:val="en-US"/>
        </w:rPr>
        <w:t xml:space="preserve"> </w:t>
      </w:r>
      <w:r w:rsidRPr="00DA2249">
        <w:rPr>
          <w:color w:val="0070C0"/>
          <w:lang w:val="en-US"/>
        </w:rPr>
        <w:t>For Figure 5, additional details have been added in the caption to clarify the meaning of the lag on the x-axis</w:t>
      </w:r>
      <w:ins w:id="87" w:author="Riou Julien" w:date="2026-05-27T15:28:00Z" w16du:dateUtc="2026-05-27T13:28:00Z">
        <w:r w:rsidR="00213105">
          <w:rPr>
            <w:color w:val="0070C0"/>
            <w:lang w:val="en-US"/>
          </w:rPr>
          <w:t>:</w:t>
        </w:r>
      </w:ins>
      <w:r w:rsidRPr="00DA2249">
        <w:rPr>
          <w:color w:val="0070C0"/>
          <w:lang w:val="en-US"/>
        </w:rPr>
        <w:t>.</w:t>
      </w:r>
      <w:r>
        <w:rPr>
          <w:color w:val="0070C0"/>
          <w:lang w:val="en-US"/>
        </w:rPr>
        <w:t xml:space="preserve"> </w:t>
      </w:r>
    </w:p>
    <w:p w14:paraId="73F74E22" w14:textId="38A680F6" w:rsidR="00213105" w:rsidRDefault="00213105" w:rsidP="00213105">
      <w:pPr>
        <w:rPr>
          <w:ins w:id="88" w:author="Riou Julien" w:date="2026-05-27T15:28:00Z" w16du:dateUtc="2026-05-27T13:28:00Z"/>
          <w:color w:val="0070C0"/>
          <w:lang w:val="en-US"/>
        </w:rPr>
      </w:pPr>
      <w:ins w:id="89" w:author="Riou Julien" w:date="2026-05-27T15:28:00Z" w16du:dateUtc="2026-05-27T13:28:00Z">
        <w:r>
          <w:rPr>
            <w:color w:val="0070C0"/>
            <w:lang w:val="en-US"/>
          </w:rPr>
          <w:t>Caption of Figure 5</w:t>
        </w:r>
      </w:ins>
    </w:p>
    <w:p w14:paraId="66BABE3C" w14:textId="21381BD2" w:rsidR="00213105" w:rsidRDefault="00213105" w:rsidP="00213105">
      <w:pPr>
        <w:rPr>
          <w:ins w:id="90" w:author="Riou Julien" w:date="2026-05-27T15:28:00Z" w16du:dateUtc="2026-05-27T13:28:00Z"/>
          <w:color w:val="0070C0"/>
          <w:lang w:val="en-US"/>
        </w:rPr>
      </w:pPr>
      <w:ins w:id="91" w:author="Riou Julien" w:date="2026-05-27T15:28:00Z" w16du:dateUtc="2026-05-27T13:28:00Z">
        <w:r>
          <w:rPr>
            <w:color w:val="0070C0"/>
            <w:lang w:val="en-US"/>
          </w:rPr>
          <w:t>QUOTE CHANGES</w:t>
        </w:r>
      </w:ins>
    </w:p>
    <w:p w14:paraId="5DE70712" w14:textId="67DBBD3A" w:rsidR="00DA2249" w:rsidRPr="00DA2249" w:rsidRDefault="00DA2249" w:rsidP="00213105">
      <w:pPr>
        <w:rPr>
          <w:color w:val="0070C0"/>
          <w:lang w:val="en-US"/>
        </w:rPr>
      </w:pPr>
      <w:r w:rsidRPr="00DA2249">
        <w:rPr>
          <w:color w:val="0070C0"/>
          <w:lang w:val="en-US"/>
        </w:rPr>
        <w:lastRenderedPageBreak/>
        <w:t>For Figure 4, the results are presented in four panels (A–D), each corresponding to an age group, and display only the main causes for clarity. The number of displayed causes varies by age group due to differences in mortality counts. Full results for all age groups and causes are available in the Supplementary Material.</w:t>
      </w:r>
    </w:p>
    <w:p w14:paraId="1C0C2B6B" w14:textId="030719EE" w:rsidR="00333D0F" w:rsidRDefault="00333D0F" w:rsidP="0065188A">
      <w:pPr>
        <w:rPr>
          <w:lang w:val="en-US"/>
        </w:rPr>
      </w:pPr>
      <w:r w:rsidRPr="00F270A8">
        <w:rPr>
          <w:lang w:val="en-US"/>
        </w:rPr>
        <w:t>5) As the authors used Bayesian Models, it would be good to mention what "CrI" (credible interval) stands for to reach a broader audience.</w:t>
      </w:r>
    </w:p>
    <w:p w14:paraId="79833965" w14:textId="11E93936" w:rsidR="00E73A1F" w:rsidRDefault="001E3C27">
      <w:pPr>
        <w:rPr>
          <w:color w:val="0070C0"/>
          <w:lang w:val="en-US"/>
        </w:rPr>
      </w:pPr>
      <w:r w:rsidRPr="008E3BED">
        <w:rPr>
          <w:b/>
          <w:bCs/>
          <w:color w:val="0070C0"/>
          <w:lang w:val="en-US"/>
        </w:rPr>
        <w:t>Response</w:t>
      </w:r>
      <w:r w:rsidRPr="001E3C27">
        <w:rPr>
          <w:color w:val="0070C0"/>
          <w:lang w:val="en-US"/>
        </w:rPr>
        <w:t xml:space="preserve">: </w:t>
      </w:r>
      <w:r w:rsidR="00DA2249" w:rsidRPr="00DA2249">
        <w:rPr>
          <w:color w:val="0070C0"/>
          <w:lang w:val="en-US"/>
        </w:rPr>
        <w:t>The term “CrI” (credible interval) is now defined in all figure captions where it appears to improve clarity for a broader audience.</w:t>
      </w:r>
      <w:r w:rsidR="00E73A1F">
        <w:rPr>
          <w:color w:val="0070C0"/>
          <w:lang w:val="en-US"/>
        </w:rPr>
        <w:br w:type="page"/>
      </w:r>
    </w:p>
    <w:p w14:paraId="738D7334" w14:textId="7B885EED" w:rsidR="00333D0F" w:rsidRDefault="00E73A1F">
      <w:pPr>
        <w:rPr>
          <w:lang w:val="en-US"/>
        </w:rPr>
      </w:pPr>
      <w:r w:rsidRPr="00E73A1F">
        <w:rPr>
          <w:b/>
          <w:bCs/>
          <w:lang w:val="en-US"/>
        </w:rPr>
        <w:lastRenderedPageBreak/>
        <w:t>Reviewer 2</w:t>
      </w:r>
    </w:p>
    <w:p w14:paraId="08F185BB" w14:textId="6FA4F932" w:rsidR="00E73A1F" w:rsidRDefault="00E73A1F">
      <w:pPr>
        <w:rPr>
          <w:lang w:val="en-US"/>
        </w:rPr>
      </w:pPr>
      <w:r w:rsidRPr="00E73A1F">
        <w:rPr>
          <w:lang w:val="en-US"/>
        </w:rPr>
        <w:t>Thank you for the opportunity to review the manuscript "COVID-19 disrupted patterns of cause-specific mortality in Switzerland".</w:t>
      </w:r>
      <w:r w:rsidRPr="00E73A1F">
        <w:rPr>
          <w:lang w:val="en-US"/>
        </w:rPr>
        <w:br/>
        <w:t>The study modelled cause-specific mortality trends in Switzerland from 2011 to 2019 to assess excess mortality during the COVID-19 pandemic in 2020-2021. The results showed several disruptions in mortality patterns compared with prepandemic baseline. Cardiovascular deaths peaked during the autumn 2020 wave, but no cause showed sustained excess across 2020-2021. In individuals aged ≥80 years, non-COVID respiratory and mental/neurological deaths declined, largely offset by COVID-19 deaths, leaving a modest all-cause excess. Cardiovascular and mental/neurological excesses correlated with COVID-19 and other respiratory excesses. The authors concluded that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161E9993" w14:textId="6D06836C" w:rsidR="00E73A1F" w:rsidRPr="008E3BED" w:rsidRDefault="00E73A1F">
      <w:pPr>
        <w:rPr>
          <w:lang w:val="en-US"/>
        </w:rPr>
      </w:pPr>
      <w:r w:rsidRPr="00E73A1F">
        <w:rPr>
          <w:lang w:val="en-US"/>
        </w:rPr>
        <w:t>This is a well-written manuscript which addresses an important and timely epidemiological question, defined adequate baseline years, accounted for temporal variation, and used a sophisticated Bayesian modelling framework to estimate cause-specific excess mortality.</w:t>
      </w:r>
      <w:r w:rsidRPr="00E73A1F">
        <w:rPr>
          <w:lang w:val="en-US"/>
        </w:rPr>
        <w:br/>
        <w:t xml:space="preserve">One inherent risk of bias in such studies is potential misclassification of cause of death. Although Swiss death-certificate data are of high quality, misclassification cannot be ruled out, since analyses were based on a single underlying cause of death. </w:t>
      </w:r>
      <w:r w:rsidRPr="008E3BED">
        <w:rPr>
          <w:lang w:val="en-US"/>
        </w:rPr>
        <w:t>However, this limitation was thoroughly discussed by the authors.</w:t>
      </w:r>
    </w:p>
    <w:p w14:paraId="37F64AF6" w14:textId="66226CCF" w:rsidR="00E73A1F" w:rsidRPr="00CF72F3" w:rsidRDefault="00E73A1F">
      <w:pPr>
        <w:rPr>
          <w:color w:val="0070C0"/>
          <w:lang w:val="en-US"/>
        </w:rPr>
      </w:pPr>
      <w:r w:rsidRPr="008E3BED">
        <w:rPr>
          <w:b/>
          <w:bCs/>
          <w:color w:val="0070C0"/>
          <w:lang w:val="en-US"/>
        </w:rPr>
        <w:t>Response</w:t>
      </w:r>
      <w:r w:rsidRPr="00E73A1F">
        <w:rPr>
          <w:color w:val="0070C0"/>
          <w:lang w:val="en-US"/>
        </w:rPr>
        <w:t xml:space="preserve"> : </w:t>
      </w:r>
      <w:r w:rsidR="00CF72F3" w:rsidRPr="00CF72F3">
        <w:rPr>
          <w:color w:val="0070C0"/>
          <w:lang w:val="en-US"/>
        </w:rPr>
        <w:t>We thank the reviewer for this positive assessment. We agree that misclassification cannot be fully addressed when analyses rely solely on the underlying cause of death. As discussed in the Discussion section and in response to a comment from Reviewer 1, this limitation highlights the need for models that incorporate the multiple causes reported on death certificates, for example through competing-risk approaches. Developing such models would be an important direction for future work, although it raises additional methodological challenges.</w:t>
      </w:r>
      <w:r w:rsidR="00CF72F3">
        <w:rPr>
          <w:color w:val="0070C0"/>
          <w:lang w:val="en-US"/>
        </w:rPr>
        <w:t xml:space="preserve"> The following passage in the Discussion already mentioned this concern:</w:t>
      </w:r>
    </w:p>
    <w:p w14:paraId="149CE787" w14:textId="1B3E294E" w:rsidR="00E73A1F" w:rsidRPr="0086519A" w:rsidRDefault="00FF77D4">
      <w:pPr>
        <w:rPr>
          <w:i/>
          <w:iCs/>
          <w:color w:val="0070C0"/>
          <w:lang w:val="en-US"/>
        </w:rPr>
      </w:pPr>
      <w:r w:rsidRPr="00CF72F3">
        <w:rPr>
          <w:i/>
          <w:iCs/>
          <w:color w:val="0070C0"/>
          <w:lang w:val="en-US"/>
        </w:rPr>
        <w:t>“</w:t>
      </w:r>
      <w:r w:rsidR="00CF72F3" w:rsidRPr="00CF72F3">
        <w:rPr>
          <w:i/>
          <w:iCs/>
          <w:color w:val="0070C0"/>
          <w:lang w:val="en-US"/>
        </w:rPr>
        <w:t>The study also has limitations. First, most analyses rely solely on the unique underlying cause of death, which may overlook mechanisms such as mortality displacement or competing risks. The additional analysis focusing on cancer illustrates both this limitation and how incorporating multiple cause death data can provide a more complete picture of mortality dynamics. Models explicitly representing these mechanisms can be combined to achieve a more rigorous and integrated quantification of mortality displacement across time and causes. Frailty-survival models capture temporal displacement by accounting for unobserved heterogeneity, while competing-risk models capture cross-cause displacement by redistributing deaths among alternatives. Misclassification, however, may persist even with richer cause-of-death information.</w:t>
      </w:r>
      <w:r w:rsidRPr="00CF72F3">
        <w:rPr>
          <w:i/>
          <w:iCs/>
          <w:color w:val="0070C0"/>
          <w:lang w:val="en-US"/>
        </w:rPr>
        <w:t>”</w:t>
      </w:r>
    </w:p>
    <w:p w14:paraId="3B7D4E94" w14:textId="4C8A13A6" w:rsidR="00E73A1F" w:rsidRPr="00CF72F3" w:rsidRDefault="00E73A1F" w:rsidP="00CF72F3">
      <w:pPr>
        <w:rPr>
          <w:color w:val="0070C0"/>
          <w:lang w:val="en-US"/>
        </w:rPr>
      </w:pPr>
      <w:r w:rsidRPr="00E73A1F">
        <w:rPr>
          <w:lang w:val="en-US"/>
        </w:rPr>
        <w:t>At a general methodological level, the analytical strategy appears thoughtful and coherent, particularly in its treatment of seasonality, long-term temporal trends, and the correlation across causes of death. The results section is well structured, progressing from descriptive mortality patterns to pre-pandemic baseline trends and then to pandemic-period excess mortality. The interpretation remains appropriately grounded in the results and does not overreach the data, and the four proposed broad disruptions to explain the observed patterns are plausible.</w:t>
      </w:r>
      <w:r w:rsidRPr="00E73A1F">
        <w:rPr>
          <w:lang w:val="en-US"/>
        </w:rPr>
        <w:br/>
      </w:r>
      <w:r w:rsidRPr="00E73A1F">
        <w:rPr>
          <w:lang w:val="en-US"/>
        </w:rPr>
        <w:br/>
      </w:r>
      <w:r w:rsidRPr="00E73A1F">
        <w:rPr>
          <w:lang w:val="en-US"/>
        </w:rPr>
        <w:lastRenderedPageBreak/>
        <w:t>Major comment:</w:t>
      </w:r>
      <w:r w:rsidRPr="00E73A1F">
        <w:rPr>
          <w:lang w:val="en-US"/>
        </w:rPr>
        <w:br/>
        <w:t>The kind of statistical modelling in this manuscript is outside my area of methodological expertise and I recommend that the manuscript should also be evaluated by a reviewer with this specific kind of expertise.</w:t>
      </w:r>
      <w:r w:rsidR="00CF72F3" w:rsidRPr="00E73A1F">
        <w:rPr>
          <w:lang w:val="en-US"/>
        </w:rPr>
        <w:t xml:space="preserve"> </w:t>
      </w:r>
      <w:r w:rsidRPr="00E73A1F">
        <w:rPr>
          <w:lang w:val="en-US"/>
        </w:rPr>
        <w:br/>
        <w:t>Minor comments:</w:t>
      </w:r>
      <w:r w:rsidRPr="00E73A1F">
        <w:rPr>
          <w:lang w:val="en-US"/>
        </w:rPr>
        <w:br/>
        <w:t>Sometimes inconsistent use of the present and past tenses in the manuscript, please check and adjust accordingly.</w:t>
      </w:r>
    </w:p>
    <w:p w14:paraId="6186F445" w14:textId="7DFA655D" w:rsidR="00FF77D4" w:rsidRPr="00CF72F3" w:rsidRDefault="00FF77D4">
      <w:pPr>
        <w:rPr>
          <w:lang w:val="en-US"/>
        </w:rPr>
      </w:pPr>
      <w:r w:rsidRPr="008E3BED">
        <w:rPr>
          <w:b/>
          <w:bCs/>
          <w:color w:val="0070C0"/>
          <w:lang w:val="en-US"/>
        </w:rPr>
        <w:t>Response</w:t>
      </w:r>
      <w:r>
        <w:rPr>
          <w:color w:val="0070C0"/>
          <w:lang w:val="en-US"/>
        </w:rPr>
        <w:t xml:space="preserve">: </w:t>
      </w:r>
      <w:r w:rsidR="00CF72F3" w:rsidRPr="00CF72F3">
        <w:rPr>
          <w:color w:val="0070C0"/>
          <w:lang w:val="en-US"/>
        </w:rPr>
        <w:t>We thank the reviewer for this observation. We have revised the manuscript to ensure consistent use of verb tenses throughout.</w:t>
      </w:r>
    </w:p>
    <w:p w14:paraId="7B96B1BB" w14:textId="25F7C6B7" w:rsidR="008A5A06" w:rsidRDefault="00F26F35">
      <w:pPr>
        <w:rPr>
          <w:lang w:val="en-US"/>
        </w:rPr>
      </w:pPr>
      <w:r>
        <w:rPr>
          <w:lang w:val="en-US"/>
        </w:rPr>
        <w:tab/>
      </w:r>
    </w:p>
    <w:p w14:paraId="69CCAC99" w14:textId="77777777" w:rsidR="008A5A06" w:rsidRDefault="008A5A06">
      <w:pPr>
        <w:rPr>
          <w:lang w:val="en-US"/>
        </w:rPr>
      </w:pPr>
    </w:p>
    <w:p w14:paraId="482CEE35" w14:textId="77777777" w:rsidR="008A5A06" w:rsidRDefault="008A5A06">
      <w:pPr>
        <w:rPr>
          <w:lang w:val="en-US"/>
        </w:rPr>
      </w:pPr>
    </w:p>
    <w:p w14:paraId="18112B49" w14:textId="0FA6DE62" w:rsidR="00790EEF" w:rsidRDefault="00790EEF">
      <w:pPr>
        <w:rPr>
          <w:lang w:val="en-US"/>
        </w:rPr>
      </w:pPr>
      <w:r>
        <w:rPr>
          <w:lang w:val="en-US"/>
        </w:rPr>
        <w:br w:type="page"/>
      </w:r>
    </w:p>
    <w:p w14:paraId="0FAE099B" w14:textId="3FEA6F15" w:rsidR="00443197" w:rsidRDefault="00790EEF" w:rsidP="00443197">
      <w:pPr>
        <w:rPr>
          <w:b/>
          <w:bCs/>
          <w:lang w:val="en-US"/>
        </w:rPr>
      </w:pPr>
      <w:r w:rsidRPr="00790EEF">
        <w:rPr>
          <w:b/>
          <w:bCs/>
          <w:lang w:val="en-US"/>
        </w:rPr>
        <w:lastRenderedPageBreak/>
        <w:t>References</w:t>
      </w:r>
    </w:p>
    <w:p w14:paraId="58F2F695" w14:textId="77777777" w:rsidR="00790EEF" w:rsidRPr="00790EEF" w:rsidRDefault="00790EEF" w:rsidP="00790EEF">
      <w:pPr>
        <w:pStyle w:val="Bibliographie"/>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Pr="00790EEF">
        <w:rPr>
          <w:lang w:val="en-US"/>
        </w:rPr>
        <w:t>1.</w:t>
      </w:r>
      <w:r w:rsidRPr="00790EEF">
        <w:rPr>
          <w:lang w:val="en-US"/>
        </w:rPr>
        <w:tab/>
        <w:t>Durán N D, Kaufman JS, Chiolero A, Carmeli C. Multiple causes of death data to track trends of mortality from chronic diseases: Insights from the COVID-19 pandemic in Switzerland. Ann Epidemiol. 1 janv 2026;113:23</w:t>
      </w:r>
      <w:r w:rsidRPr="00790EEF">
        <w:rPr>
          <w:rFonts w:ascii="Cambria Math" w:hAnsi="Cambria Math" w:cs="Cambria Math"/>
          <w:lang w:val="en-US"/>
        </w:rPr>
        <w:t>‑</w:t>
      </w:r>
      <w:r w:rsidRPr="00790EEF">
        <w:rPr>
          <w:lang w:val="en-US"/>
        </w:rPr>
        <w:t>9. doi:10.1016/j.annepidem.2025.12.002</w:t>
      </w:r>
    </w:p>
    <w:p w14:paraId="7BEA9255" w14:textId="77777777" w:rsidR="00790EEF" w:rsidRPr="00790EEF" w:rsidRDefault="00790EEF" w:rsidP="00790EEF">
      <w:pPr>
        <w:pStyle w:val="Bibliographie"/>
      </w:pPr>
      <w:r w:rsidRPr="00790EEF">
        <w:rPr>
          <w:lang w:val="en-US"/>
        </w:rPr>
        <w:t>2.</w:t>
      </w:r>
      <w:r w:rsidRPr="00790EEF">
        <w:rPr>
          <w:lang w:val="en-US"/>
        </w:rPr>
        <w:tab/>
        <w:t xml:space="preserve">{Federal Statistical Office}. The impact of the COVID-19 pandemic on mortality and causes of death in Switzerland [Internet]. </w:t>
      </w:r>
      <w:r w:rsidRPr="00790EEF">
        <w:t>[cité 11 juill 2025]. Disponible sur: https://www.swissstats.bfs.admin.ch/collection/ch.admin.bfs.swissstat.en.issue231412602200/article/issue231412602200-01</w:t>
      </w:r>
    </w:p>
    <w:p w14:paraId="64B28CEB" w14:textId="14DD38A1" w:rsidR="00790EEF" w:rsidRPr="00790EEF" w:rsidRDefault="00790EEF" w:rsidP="00443197">
      <w:pPr>
        <w:rPr>
          <w:lang w:val="en-US"/>
        </w:rPr>
      </w:pPr>
      <w:r>
        <w:rPr>
          <w:lang w:val="en-US"/>
        </w:rPr>
        <w:fldChar w:fldCharType="end"/>
      </w:r>
    </w:p>
    <w:sectPr w:rsidR="00790EEF" w:rsidRPr="00790EE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iou Julien" w:date="2026-05-27T15:41:00Z" w:initials="JR">
    <w:p w14:paraId="295FB46D" w14:textId="77777777" w:rsidR="002D7C3D" w:rsidRDefault="002D7C3D" w:rsidP="002D7C3D">
      <w:pPr>
        <w:pStyle w:val="Commentaire"/>
      </w:pPr>
      <w:r>
        <w:rPr>
          <w:rStyle w:val="Marquedecommentaire"/>
        </w:rPr>
        <w:annotationRef/>
      </w:r>
      <w:r>
        <w:t>To adapt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5FB4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0149B1" w16cex:dateUtc="2026-05-27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5FB46D" w16cid:durableId="540149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17D0F"/>
    <w:multiLevelType w:val="hybridMultilevel"/>
    <w:tmpl w:val="6ADCF67A"/>
    <w:lvl w:ilvl="0" w:tplc="627A4F4C">
      <w:start w:val="5"/>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6D2C70C8"/>
    <w:multiLevelType w:val="hybridMultilevel"/>
    <w:tmpl w:val="19681FC4"/>
    <w:lvl w:ilvl="0" w:tplc="441C7362">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528757013">
    <w:abstractNumId w:val="0"/>
  </w:num>
  <w:num w:numId="2" w16cid:durableId="13306748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ou Julien">
    <w15:presenceInfo w15:providerId="AD" w15:userId="S::Julien.Riou@unisante.ch::04deaff0-7a34-49d0-a52e-ed4b4c3f3f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A8"/>
    <w:rsid w:val="0001359E"/>
    <w:rsid w:val="00041AB9"/>
    <w:rsid w:val="00061B8A"/>
    <w:rsid w:val="000A441F"/>
    <w:rsid w:val="000B5241"/>
    <w:rsid w:val="000E4D4A"/>
    <w:rsid w:val="000F655D"/>
    <w:rsid w:val="000F7132"/>
    <w:rsid w:val="001D6D63"/>
    <w:rsid w:val="001E3C27"/>
    <w:rsid w:val="00213105"/>
    <w:rsid w:val="0021541A"/>
    <w:rsid w:val="00236343"/>
    <w:rsid w:val="002B6D44"/>
    <w:rsid w:val="002B7632"/>
    <w:rsid w:val="002D7C3D"/>
    <w:rsid w:val="002E1A10"/>
    <w:rsid w:val="002F45A2"/>
    <w:rsid w:val="00333D0F"/>
    <w:rsid w:val="003E62E2"/>
    <w:rsid w:val="00443197"/>
    <w:rsid w:val="00447BB9"/>
    <w:rsid w:val="004B45E6"/>
    <w:rsid w:val="004C021B"/>
    <w:rsid w:val="004D6E1E"/>
    <w:rsid w:val="005535CE"/>
    <w:rsid w:val="00563FFD"/>
    <w:rsid w:val="00635E7B"/>
    <w:rsid w:val="0065188A"/>
    <w:rsid w:val="006A2053"/>
    <w:rsid w:val="0071092A"/>
    <w:rsid w:val="00723A47"/>
    <w:rsid w:val="007673F3"/>
    <w:rsid w:val="00790EEF"/>
    <w:rsid w:val="007A0318"/>
    <w:rsid w:val="007A5BF2"/>
    <w:rsid w:val="007D0BEA"/>
    <w:rsid w:val="00854DF7"/>
    <w:rsid w:val="00856298"/>
    <w:rsid w:val="00860325"/>
    <w:rsid w:val="0086519A"/>
    <w:rsid w:val="008A5A06"/>
    <w:rsid w:val="008D7FAB"/>
    <w:rsid w:val="008E3BED"/>
    <w:rsid w:val="008E7486"/>
    <w:rsid w:val="008F5173"/>
    <w:rsid w:val="00955842"/>
    <w:rsid w:val="009826A0"/>
    <w:rsid w:val="009A3539"/>
    <w:rsid w:val="009F4E71"/>
    <w:rsid w:val="00A1257B"/>
    <w:rsid w:val="00A17BFD"/>
    <w:rsid w:val="00B9522F"/>
    <w:rsid w:val="00BB4F47"/>
    <w:rsid w:val="00BE1505"/>
    <w:rsid w:val="00BE7C00"/>
    <w:rsid w:val="00C847BE"/>
    <w:rsid w:val="00C90461"/>
    <w:rsid w:val="00CF72F3"/>
    <w:rsid w:val="00D21B89"/>
    <w:rsid w:val="00D633EB"/>
    <w:rsid w:val="00DA2249"/>
    <w:rsid w:val="00E30447"/>
    <w:rsid w:val="00E57692"/>
    <w:rsid w:val="00E57C31"/>
    <w:rsid w:val="00E73A1F"/>
    <w:rsid w:val="00E8382B"/>
    <w:rsid w:val="00F23DCB"/>
    <w:rsid w:val="00F26F35"/>
    <w:rsid w:val="00F270A8"/>
    <w:rsid w:val="00FD6902"/>
    <w:rsid w:val="00FF6165"/>
    <w:rsid w:val="00FF77D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728FA"/>
  <w15:chartTrackingRefBased/>
  <w15:docId w15:val="{1AE849DA-46CD-42D0-935D-54111230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7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27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270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270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270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270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70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70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70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70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270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270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270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270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270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70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70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70A8"/>
    <w:rPr>
      <w:rFonts w:eastAsiaTheme="majorEastAsia" w:cstheme="majorBidi"/>
      <w:color w:val="272727" w:themeColor="text1" w:themeTint="D8"/>
    </w:rPr>
  </w:style>
  <w:style w:type="paragraph" w:styleId="Titre">
    <w:name w:val="Title"/>
    <w:basedOn w:val="Normal"/>
    <w:next w:val="Normal"/>
    <w:link w:val="TitreCar"/>
    <w:uiPriority w:val="10"/>
    <w:qFormat/>
    <w:rsid w:val="00F27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70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70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70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70A8"/>
    <w:pPr>
      <w:spacing w:before="160"/>
      <w:jc w:val="center"/>
    </w:pPr>
    <w:rPr>
      <w:i/>
      <w:iCs/>
      <w:color w:val="404040" w:themeColor="text1" w:themeTint="BF"/>
    </w:rPr>
  </w:style>
  <w:style w:type="character" w:customStyle="1" w:styleId="CitationCar">
    <w:name w:val="Citation Car"/>
    <w:basedOn w:val="Policepardfaut"/>
    <w:link w:val="Citation"/>
    <w:uiPriority w:val="29"/>
    <w:rsid w:val="00F270A8"/>
    <w:rPr>
      <w:i/>
      <w:iCs/>
      <w:color w:val="404040" w:themeColor="text1" w:themeTint="BF"/>
    </w:rPr>
  </w:style>
  <w:style w:type="paragraph" w:styleId="Paragraphedeliste">
    <w:name w:val="List Paragraph"/>
    <w:basedOn w:val="Normal"/>
    <w:uiPriority w:val="34"/>
    <w:qFormat/>
    <w:rsid w:val="00F270A8"/>
    <w:pPr>
      <w:ind w:left="720"/>
      <w:contextualSpacing/>
    </w:pPr>
  </w:style>
  <w:style w:type="character" w:styleId="Accentuationintense">
    <w:name w:val="Intense Emphasis"/>
    <w:basedOn w:val="Policepardfaut"/>
    <w:uiPriority w:val="21"/>
    <w:qFormat/>
    <w:rsid w:val="00F270A8"/>
    <w:rPr>
      <w:i/>
      <w:iCs/>
      <w:color w:val="0F4761" w:themeColor="accent1" w:themeShade="BF"/>
    </w:rPr>
  </w:style>
  <w:style w:type="paragraph" w:styleId="Citationintense">
    <w:name w:val="Intense Quote"/>
    <w:basedOn w:val="Normal"/>
    <w:next w:val="Normal"/>
    <w:link w:val="CitationintenseCar"/>
    <w:uiPriority w:val="30"/>
    <w:qFormat/>
    <w:rsid w:val="00F27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70A8"/>
    <w:rPr>
      <w:i/>
      <w:iCs/>
      <w:color w:val="0F4761" w:themeColor="accent1" w:themeShade="BF"/>
    </w:rPr>
  </w:style>
  <w:style w:type="character" w:styleId="Rfrenceintense">
    <w:name w:val="Intense Reference"/>
    <w:basedOn w:val="Policepardfaut"/>
    <w:uiPriority w:val="32"/>
    <w:qFormat/>
    <w:rsid w:val="00F270A8"/>
    <w:rPr>
      <w:b/>
      <w:bCs/>
      <w:smallCaps/>
      <w:color w:val="0F4761" w:themeColor="accent1" w:themeShade="BF"/>
      <w:spacing w:val="5"/>
    </w:rPr>
  </w:style>
  <w:style w:type="table" w:styleId="Grilledutableau">
    <w:name w:val="Table Grid"/>
    <w:basedOn w:val="TableauNormal"/>
    <w:uiPriority w:val="39"/>
    <w:rsid w:val="00443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0447"/>
    <w:rPr>
      <w:rFonts w:ascii="Times New Roman" w:hAnsi="Times New Roman" w:cs="Times New Roman"/>
      <w:sz w:val="24"/>
      <w:szCs w:val="24"/>
    </w:rPr>
  </w:style>
  <w:style w:type="paragraph" w:styleId="Bibliographie">
    <w:name w:val="Bibliography"/>
    <w:basedOn w:val="Normal"/>
    <w:next w:val="Normal"/>
    <w:uiPriority w:val="37"/>
    <w:unhideWhenUsed/>
    <w:rsid w:val="00790EEF"/>
    <w:pPr>
      <w:tabs>
        <w:tab w:val="left" w:pos="264"/>
      </w:tabs>
      <w:spacing w:after="240" w:line="240" w:lineRule="auto"/>
      <w:ind w:left="264" w:hanging="264"/>
    </w:pPr>
  </w:style>
  <w:style w:type="paragraph" w:styleId="Rvision">
    <w:name w:val="Revision"/>
    <w:hidden/>
    <w:uiPriority w:val="99"/>
    <w:semiHidden/>
    <w:rsid w:val="00FF6165"/>
    <w:pPr>
      <w:spacing w:after="0" w:line="240" w:lineRule="auto"/>
    </w:pPr>
  </w:style>
  <w:style w:type="character" w:styleId="Marquedecommentaire">
    <w:name w:val="annotation reference"/>
    <w:basedOn w:val="Policepardfaut"/>
    <w:uiPriority w:val="99"/>
    <w:semiHidden/>
    <w:unhideWhenUsed/>
    <w:rsid w:val="002D7C3D"/>
    <w:rPr>
      <w:sz w:val="16"/>
      <w:szCs w:val="16"/>
    </w:rPr>
  </w:style>
  <w:style w:type="paragraph" w:styleId="Commentaire">
    <w:name w:val="annotation text"/>
    <w:basedOn w:val="Normal"/>
    <w:link w:val="CommentaireCar"/>
    <w:uiPriority w:val="99"/>
    <w:unhideWhenUsed/>
    <w:rsid w:val="002D7C3D"/>
    <w:pPr>
      <w:spacing w:line="240" w:lineRule="auto"/>
    </w:pPr>
    <w:rPr>
      <w:sz w:val="20"/>
      <w:szCs w:val="20"/>
    </w:rPr>
  </w:style>
  <w:style w:type="character" w:customStyle="1" w:styleId="CommentaireCar">
    <w:name w:val="Commentaire Car"/>
    <w:basedOn w:val="Policepardfaut"/>
    <w:link w:val="Commentaire"/>
    <w:uiPriority w:val="99"/>
    <w:rsid w:val="002D7C3D"/>
    <w:rPr>
      <w:sz w:val="20"/>
      <w:szCs w:val="20"/>
    </w:rPr>
  </w:style>
  <w:style w:type="paragraph" w:styleId="Objetducommentaire">
    <w:name w:val="annotation subject"/>
    <w:basedOn w:val="Commentaire"/>
    <w:next w:val="Commentaire"/>
    <w:link w:val="ObjetducommentaireCar"/>
    <w:uiPriority w:val="99"/>
    <w:semiHidden/>
    <w:unhideWhenUsed/>
    <w:rsid w:val="002D7C3D"/>
    <w:rPr>
      <w:b/>
      <w:bCs/>
    </w:rPr>
  </w:style>
  <w:style w:type="character" w:customStyle="1" w:styleId="ObjetducommentaireCar">
    <w:name w:val="Objet du commentaire Car"/>
    <w:basedOn w:val="CommentaireCar"/>
    <w:link w:val="Objetducommentaire"/>
    <w:uiPriority w:val="99"/>
    <w:semiHidden/>
    <w:rsid w:val="002D7C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7907">
      <w:bodyDiv w:val="1"/>
      <w:marLeft w:val="0"/>
      <w:marRight w:val="0"/>
      <w:marTop w:val="0"/>
      <w:marBottom w:val="0"/>
      <w:divBdr>
        <w:top w:val="none" w:sz="0" w:space="0" w:color="auto"/>
        <w:left w:val="none" w:sz="0" w:space="0" w:color="auto"/>
        <w:bottom w:val="none" w:sz="0" w:space="0" w:color="auto"/>
        <w:right w:val="none" w:sz="0" w:space="0" w:color="auto"/>
      </w:divBdr>
      <w:divsChild>
        <w:div w:id="642856330">
          <w:marLeft w:val="0"/>
          <w:marRight w:val="0"/>
          <w:marTop w:val="0"/>
          <w:marBottom w:val="0"/>
          <w:divBdr>
            <w:top w:val="none" w:sz="0" w:space="0" w:color="auto"/>
            <w:left w:val="none" w:sz="0" w:space="0" w:color="auto"/>
            <w:bottom w:val="none" w:sz="0" w:space="0" w:color="auto"/>
            <w:right w:val="none" w:sz="0" w:space="0" w:color="auto"/>
          </w:divBdr>
          <w:divsChild>
            <w:div w:id="1077484674">
              <w:marLeft w:val="0"/>
              <w:marRight w:val="0"/>
              <w:marTop w:val="0"/>
              <w:marBottom w:val="0"/>
              <w:divBdr>
                <w:top w:val="none" w:sz="0" w:space="0" w:color="auto"/>
                <w:left w:val="none" w:sz="0" w:space="0" w:color="auto"/>
                <w:bottom w:val="none" w:sz="0" w:space="0" w:color="auto"/>
                <w:right w:val="none" w:sz="0" w:space="0" w:color="auto"/>
              </w:divBdr>
              <w:divsChild>
                <w:div w:id="1493251855">
                  <w:marLeft w:val="0"/>
                  <w:marRight w:val="0"/>
                  <w:marTop w:val="0"/>
                  <w:marBottom w:val="0"/>
                  <w:divBdr>
                    <w:top w:val="none" w:sz="0" w:space="0" w:color="auto"/>
                    <w:left w:val="none" w:sz="0" w:space="0" w:color="auto"/>
                    <w:bottom w:val="none" w:sz="0" w:space="0" w:color="auto"/>
                    <w:right w:val="none" w:sz="0" w:space="0" w:color="auto"/>
                  </w:divBdr>
                  <w:divsChild>
                    <w:div w:id="991133120">
                      <w:marLeft w:val="0"/>
                      <w:marRight w:val="0"/>
                      <w:marTop w:val="0"/>
                      <w:marBottom w:val="0"/>
                      <w:divBdr>
                        <w:top w:val="none" w:sz="0" w:space="0" w:color="auto"/>
                        <w:left w:val="none" w:sz="0" w:space="0" w:color="auto"/>
                        <w:bottom w:val="none" w:sz="0" w:space="0" w:color="auto"/>
                        <w:right w:val="none" w:sz="0" w:space="0" w:color="auto"/>
                      </w:divBdr>
                      <w:divsChild>
                        <w:div w:id="371539630">
                          <w:marLeft w:val="0"/>
                          <w:marRight w:val="0"/>
                          <w:marTop w:val="0"/>
                          <w:marBottom w:val="0"/>
                          <w:divBdr>
                            <w:top w:val="none" w:sz="0" w:space="0" w:color="auto"/>
                            <w:left w:val="none" w:sz="0" w:space="0" w:color="auto"/>
                            <w:bottom w:val="none" w:sz="0" w:space="0" w:color="auto"/>
                            <w:right w:val="none" w:sz="0" w:space="0" w:color="auto"/>
                          </w:divBdr>
                          <w:divsChild>
                            <w:div w:id="1186988643">
                              <w:marLeft w:val="0"/>
                              <w:marRight w:val="0"/>
                              <w:marTop w:val="0"/>
                              <w:marBottom w:val="0"/>
                              <w:divBdr>
                                <w:top w:val="none" w:sz="0" w:space="0" w:color="auto"/>
                                <w:left w:val="none" w:sz="0" w:space="0" w:color="auto"/>
                                <w:bottom w:val="none" w:sz="0" w:space="0" w:color="auto"/>
                                <w:right w:val="none" w:sz="0" w:space="0" w:color="auto"/>
                              </w:divBdr>
                              <w:divsChild>
                                <w:div w:id="189683136">
                                  <w:marLeft w:val="0"/>
                                  <w:marRight w:val="0"/>
                                  <w:marTop w:val="0"/>
                                  <w:marBottom w:val="0"/>
                                  <w:divBdr>
                                    <w:top w:val="none" w:sz="0" w:space="0" w:color="auto"/>
                                    <w:left w:val="none" w:sz="0" w:space="0" w:color="auto"/>
                                    <w:bottom w:val="none" w:sz="0" w:space="0" w:color="auto"/>
                                    <w:right w:val="none" w:sz="0" w:space="0" w:color="auto"/>
                                  </w:divBdr>
                                  <w:divsChild>
                                    <w:div w:id="1282691895">
                                      <w:marLeft w:val="0"/>
                                      <w:marRight w:val="0"/>
                                      <w:marTop w:val="0"/>
                                      <w:marBottom w:val="0"/>
                                      <w:divBdr>
                                        <w:top w:val="none" w:sz="0" w:space="0" w:color="auto"/>
                                        <w:left w:val="none" w:sz="0" w:space="0" w:color="auto"/>
                                        <w:bottom w:val="none" w:sz="0" w:space="0" w:color="auto"/>
                                        <w:right w:val="none" w:sz="0" w:space="0" w:color="auto"/>
                                      </w:divBdr>
                                      <w:divsChild>
                                        <w:div w:id="20826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65399">
      <w:bodyDiv w:val="1"/>
      <w:marLeft w:val="0"/>
      <w:marRight w:val="0"/>
      <w:marTop w:val="0"/>
      <w:marBottom w:val="0"/>
      <w:divBdr>
        <w:top w:val="none" w:sz="0" w:space="0" w:color="auto"/>
        <w:left w:val="none" w:sz="0" w:space="0" w:color="auto"/>
        <w:bottom w:val="none" w:sz="0" w:space="0" w:color="auto"/>
        <w:right w:val="none" w:sz="0" w:space="0" w:color="auto"/>
      </w:divBdr>
    </w:div>
    <w:div w:id="119619591">
      <w:bodyDiv w:val="1"/>
      <w:marLeft w:val="0"/>
      <w:marRight w:val="0"/>
      <w:marTop w:val="0"/>
      <w:marBottom w:val="0"/>
      <w:divBdr>
        <w:top w:val="none" w:sz="0" w:space="0" w:color="auto"/>
        <w:left w:val="none" w:sz="0" w:space="0" w:color="auto"/>
        <w:bottom w:val="none" w:sz="0" w:space="0" w:color="auto"/>
        <w:right w:val="none" w:sz="0" w:space="0" w:color="auto"/>
      </w:divBdr>
    </w:div>
    <w:div w:id="269898049">
      <w:bodyDiv w:val="1"/>
      <w:marLeft w:val="0"/>
      <w:marRight w:val="0"/>
      <w:marTop w:val="0"/>
      <w:marBottom w:val="0"/>
      <w:divBdr>
        <w:top w:val="none" w:sz="0" w:space="0" w:color="auto"/>
        <w:left w:val="none" w:sz="0" w:space="0" w:color="auto"/>
        <w:bottom w:val="none" w:sz="0" w:space="0" w:color="auto"/>
        <w:right w:val="none" w:sz="0" w:space="0" w:color="auto"/>
      </w:divBdr>
    </w:div>
    <w:div w:id="358969629">
      <w:bodyDiv w:val="1"/>
      <w:marLeft w:val="0"/>
      <w:marRight w:val="0"/>
      <w:marTop w:val="0"/>
      <w:marBottom w:val="0"/>
      <w:divBdr>
        <w:top w:val="none" w:sz="0" w:space="0" w:color="auto"/>
        <w:left w:val="none" w:sz="0" w:space="0" w:color="auto"/>
        <w:bottom w:val="none" w:sz="0" w:space="0" w:color="auto"/>
        <w:right w:val="none" w:sz="0" w:space="0" w:color="auto"/>
      </w:divBdr>
    </w:div>
    <w:div w:id="705716539">
      <w:bodyDiv w:val="1"/>
      <w:marLeft w:val="0"/>
      <w:marRight w:val="0"/>
      <w:marTop w:val="0"/>
      <w:marBottom w:val="0"/>
      <w:divBdr>
        <w:top w:val="none" w:sz="0" w:space="0" w:color="auto"/>
        <w:left w:val="none" w:sz="0" w:space="0" w:color="auto"/>
        <w:bottom w:val="none" w:sz="0" w:space="0" w:color="auto"/>
        <w:right w:val="none" w:sz="0" w:space="0" w:color="auto"/>
      </w:divBdr>
    </w:div>
    <w:div w:id="1169174459">
      <w:bodyDiv w:val="1"/>
      <w:marLeft w:val="0"/>
      <w:marRight w:val="0"/>
      <w:marTop w:val="0"/>
      <w:marBottom w:val="0"/>
      <w:divBdr>
        <w:top w:val="none" w:sz="0" w:space="0" w:color="auto"/>
        <w:left w:val="none" w:sz="0" w:space="0" w:color="auto"/>
        <w:bottom w:val="none" w:sz="0" w:space="0" w:color="auto"/>
        <w:right w:val="none" w:sz="0" w:space="0" w:color="auto"/>
      </w:divBdr>
    </w:div>
    <w:div w:id="1237394240">
      <w:bodyDiv w:val="1"/>
      <w:marLeft w:val="0"/>
      <w:marRight w:val="0"/>
      <w:marTop w:val="0"/>
      <w:marBottom w:val="0"/>
      <w:divBdr>
        <w:top w:val="none" w:sz="0" w:space="0" w:color="auto"/>
        <w:left w:val="none" w:sz="0" w:space="0" w:color="auto"/>
        <w:bottom w:val="none" w:sz="0" w:space="0" w:color="auto"/>
        <w:right w:val="none" w:sz="0" w:space="0" w:color="auto"/>
      </w:divBdr>
    </w:div>
    <w:div w:id="1314723728">
      <w:bodyDiv w:val="1"/>
      <w:marLeft w:val="0"/>
      <w:marRight w:val="0"/>
      <w:marTop w:val="0"/>
      <w:marBottom w:val="0"/>
      <w:divBdr>
        <w:top w:val="none" w:sz="0" w:space="0" w:color="auto"/>
        <w:left w:val="none" w:sz="0" w:space="0" w:color="auto"/>
        <w:bottom w:val="none" w:sz="0" w:space="0" w:color="auto"/>
        <w:right w:val="none" w:sz="0" w:space="0" w:color="auto"/>
      </w:divBdr>
    </w:div>
    <w:div w:id="1320039969">
      <w:bodyDiv w:val="1"/>
      <w:marLeft w:val="0"/>
      <w:marRight w:val="0"/>
      <w:marTop w:val="0"/>
      <w:marBottom w:val="0"/>
      <w:divBdr>
        <w:top w:val="none" w:sz="0" w:space="0" w:color="auto"/>
        <w:left w:val="none" w:sz="0" w:space="0" w:color="auto"/>
        <w:bottom w:val="none" w:sz="0" w:space="0" w:color="auto"/>
        <w:right w:val="none" w:sz="0" w:space="0" w:color="auto"/>
      </w:divBdr>
    </w:div>
    <w:div w:id="1337226822">
      <w:bodyDiv w:val="1"/>
      <w:marLeft w:val="0"/>
      <w:marRight w:val="0"/>
      <w:marTop w:val="0"/>
      <w:marBottom w:val="0"/>
      <w:divBdr>
        <w:top w:val="none" w:sz="0" w:space="0" w:color="auto"/>
        <w:left w:val="none" w:sz="0" w:space="0" w:color="auto"/>
        <w:bottom w:val="none" w:sz="0" w:space="0" w:color="auto"/>
        <w:right w:val="none" w:sz="0" w:space="0" w:color="auto"/>
      </w:divBdr>
    </w:div>
    <w:div w:id="1353146114">
      <w:bodyDiv w:val="1"/>
      <w:marLeft w:val="0"/>
      <w:marRight w:val="0"/>
      <w:marTop w:val="0"/>
      <w:marBottom w:val="0"/>
      <w:divBdr>
        <w:top w:val="none" w:sz="0" w:space="0" w:color="auto"/>
        <w:left w:val="none" w:sz="0" w:space="0" w:color="auto"/>
        <w:bottom w:val="none" w:sz="0" w:space="0" w:color="auto"/>
        <w:right w:val="none" w:sz="0" w:space="0" w:color="auto"/>
      </w:divBdr>
    </w:div>
    <w:div w:id="1401252148">
      <w:bodyDiv w:val="1"/>
      <w:marLeft w:val="0"/>
      <w:marRight w:val="0"/>
      <w:marTop w:val="0"/>
      <w:marBottom w:val="0"/>
      <w:divBdr>
        <w:top w:val="none" w:sz="0" w:space="0" w:color="auto"/>
        <w:left w:val="none" w:sz="0" w:space="0" w:color="auto"/>
        <w:bottom w:val="none" w:sz="0" w:space="0" w:color="auto"/>
        <w:right w:val="none" w:sz="0" w:space="0" w:color="auto"/>
      </w:divBdr>
    </w:div>
    <w:div w:id="1413430902">
      <w:bodyDiv w:val="1"/>
      <w:marLeft w:val="0"/>
      <w:marRight w:val="0"/>
      <w:marTop w:val="0"/>
      <w:marBottom w:val="0"/>
      <w:divBdr>
        <w:top w:val="none" w:sz="0" w:space="0" w:color="auto"/>
        <w:left w:val="none" w:sz="0" w:space="0" w:color="auto"/>
        <w:bottom w:val="none" w:sz="0" w:space="0" w:color="auto"/>
        <w:right w:val="none" w:sz="0" w:space="0" w:color="auto"/>
      </w:divBdr>
      <w:divsChild>
        <w:div w:id="472917037">
          <w:marLeft w:val="0"/>
          <w:marRight w:val="0"/>
          <w:marTop w:val="0"/>
          <w:marBottom w:val="0"/>
          <w:divBdr>
            <w:top w:val="none" w:sz="0" w:space="0" w:color="auto"/>
            <w:left w:val="none" w:sz="0" w:space="0" w:color="auto"/>
            <w:bottom w:val="none" w:sz="0" w:space="0" w:color="auto"/>
            <w:right w:val="none" w:sz="0" w:space="0" w:color="auto"/>
          </w:divBdr>
          <w:divsChild>
            <w:div w:id="1718821614">
              <w:marLeft w:val="0"/>
              <w:marRight w:val="0"/>
              <w:marTop w:val="0"/>
              <w:marBottom w:val="0"/>
              <w:divBdr>
                <w:top w:val="none" w:sz="0" w:space="0" w:color="auto"/>
                <w:left w:val="none" w:sz="0" w:space="0" w:color="auto"/>
                <w:bottom w:val="none" w:sz="0" w:space="0" w:color="auto"/>
                <w:right w:val="none" w:sz="0" w:space="0" w:color="auto"/>
              </w:divBdr>
              <w:divsChild>
                <w:div w:id="1759909001">
                  <w:marLeft w:val="0"/>
                  <w:marRight w:val="0"/>
                  <w:marTop w:val="0"/>
                  <w:marBottom w:val="0"/>
                  <w:divBdr>
                    <w:top w:val="none" w:sz="0" w:space="0" w:color="auto"/>
                    <w:left w:val="none" w:sz="0" w:space="0" w:color="auto"/>
                    <w:bottom w:val="none" w:sz="0" w:space="0" w:color="auto"/>
                    <w:right w:val="none" w:sz="0" w:space="0" w:color="auto"/>
                  </w:divBdr>
                  <w:divsChild>
                    <w:div w:id="569121573">
                      <w:marLeft w:val="0"/>
                      <w:marRight w:val="0"/>
                      <w:marTop w:val="0"/>
                      <w:marBottom w:val="0"/>
                      <w:divBdr>
                        <w:top w:val="none" w:sz="0" w:space="0" w:color="auto"/>
                        <w:left w:val="none" w:sz="0" w:space="0" w:color="auto"/>
                        <w:bottom w:val="none" w:sz="0" w:space="0" w:color="auto"/>
                        <w:right w:val="none" w:sz="0" w:space="0" w:color="auto"/>
                      </w:divBdr>
                      <w:divsChild>
                        <w:div w:id="88821056">
                          <w:marLeft w:val="0"/>
                          <w:marRight w:val="0"/>
                          <w:marTop w:val="0"/>
                          <w:marBottom w:val="0"/>
                          <w:divBdr>
                            <w:top w:val="none" w:sz="0" w:space="0" w:color="auto"/>
                            <w:left w:val="none" w:sz="0" w:space="0" w:color="auto"/>
                            <w:bottom w:val="none" w:sz="0" w:space="0" w:color="auto"/>
                            <w:right w:val="none" w:sz="0" w:space="0" w:color="auto"/>
                          </w:divBdr>
                          <w:divsChild>
                            <w:div w:id="716129498">
                              <w:marLeft w:val="0"/>
                              <w:marRight w:val="0"/>
                              <w:marTop w:val="0"/>
                              <w:marBottom w:val="0"/>
                              <w:divBdr>
                                <w:top w:val="none" w:sz="0" w:space="0" w:color="auto"/>
                                <w:left w:val="none" w:sz="0" w:space="0" w:color="auto"/>
                                <w:bottom w:val="none" w:sz="0" w:space="0" w:color="auto"/>
                                <w:right w:val="none" w:sz="0" w:space="0" w:color="auto"/>
                              </w:divBdr>
                              <w:divsChild>
                                <w:div w:id="151215482">
                                  <w:marLeft w:val="0"/>
                                  <w:marRight w:val="0"/>
                                  <w:marTop w:val="0"/>
                                  <w:marBottom w:val="0"/>
                                  <w:divBdr>
                                    <w:top w:val="none" w:sz="0" w:space="0" w:color="auto"/>
                                    <w:left w:val="none" w:sz="0" w:space="0" w:color="auto"/>
                                    <w:bottom w:val="none" w:sz="0" w:space="0" w:color="auto"/>
                                    <w:right w:val="none" w:sz="0" w:space="0" w:color="auto"/>
                                  </w:divBdr>
                                  <w:divsChild>
                                    <w:div w:id="1028019253">
                                      <w:marLeft w:val="0"/>
                                      <w:marRight w:val="0"/>
                                      <w:marTop w:val="0"/>
                                      <w:marBottom w:val="0"/>
                                      <w:divBdr>
                                        <w:top w:val="none" w:sz="0" w:space="0" w:color="auto"/>
                                        <w:left w:val="none" w:sz="0" w:space="0" w:color="auto"/>
                                        <w:bottom w:val="none" w:sz="0" w:space="0" w:color="auto"/>
                                        <w:right w:val="none" w:sz="0" w:space="0" w:color="auto"/>
                                      </w:divBdr>
                                      <w:divsChild>
                                        <w:div w:id="4980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762014">
      <w:bodyDiv w:val="1"/>
      <w:marLeft w:val="0"/>
      <w:marRight w:val="0"/>
      <w:marTop w:val="0"/>
      <w:marBottom w:val="0"/>
      <w:divBdr>
        <w:top w:val="none" w:sz="0" w:space="0" w:color="auto"/>
        <w:left w:val="none" w:sz="0" w:space="0" w:color="auto"/>
        <w:bottom w:val="none" w:sz="0" w:space="0" w:color="auto"/>
        <w:right w:val="none" w:sz="0" w:space="0" w:color="auto"/>
      </w:divBdr>
    </w:div>
    <w:div w:id="1638686248">
      <w:bodyDiv w:val="1"/>
      <w:marLeft w:val="0"/>
      <w:marRight w:val="0"/>
      <w:marTop w:val="0"/>
      <w:marBottom w:val="0"/>
      <w:divBdr>
        <w:top w:val="none" w:sz="0" w:space="0" w:color="auto"/>
        <w:left w:val="none" w:sz="0" w:space="0" w:color="auto"/>
        <w:bottom w:val="none" w:sz="0" w:space="0" w:color="auto"/>
        <w:right w:val="none" w:sz="0" w:space="0" w:color="auto"/>
      </w:divBdr>
    </w:div>
    <w:div w:id="1653604730">
      <w:bodyDiv w:val="1"/>
      <w:marLeft w:val="0"/>
      <w:marRight w:val="0"/>
      <w:marTop w:val="0"/>
      <w:marBottom w:val="0"/>
      <w:divBdr>
        <w:top w:val="none" w:sz="0" w:space="0" w:color="auto"/>
        <w:left w:val="none" w:sz="0" w:space="0" w:color="auto"/>
        <w:bottom w:val="none" w:sz="0" w:space="0" w:color="auto"/>
        <w:right w:val="none" w:sz="0" w:space="0" w:color="auto"/>
      </w:divBdr>
    </w:div>
    <w:div w:id="1849323837">
      <w:bodyDiv w:val="1"/>
      <w:marLeft w:val="0"/>
      <w:marRight w:val="0"/>
      <w:marTop w:val="0"/>
      <w:marBottom w:val="0"/>
      <w:divBdr>
        <w:top w:val="none" w:sz="0" w:space="0" w:color="auto"/>
        <w:left w:val="none" w:sz="0" w:space="0" w:color="auto"/>
        <w:bottom w:val="none" w:sz="0" w:space="0" w:color="auto"/>
        <w:right w:val="none" w:sz="0" w:space="0" w:color="auto"/>
      </w:divBdr>
    </w:div>
    <w:div w:id="197921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DA7E3-01A4-486F-AC2F-2F6AB6CC5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6</Pages>
  <Words>2782</Words>
  <Characters>15306</Characters>
  <Application>Microsoft Office Word</Application>
  <DocSecurity>0</DocSecurity>
  <Lines>127</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Riou Julien</cp:lastModifiedBy>
  <cp:revision>12</cp:revision>
  <dcterms:created xsi:type="dcterms:W3CDTF">2026-05-26T08:40:00Z</dcterms:created>
  <dcterms:modified xsi:type="dcterms:W3CDTF">2026-05-27T13:42:00Z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id="8lDCNktp"/&gt;&lt;style id="http://www.zotero.org/styles/nlm-citation-sequence"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