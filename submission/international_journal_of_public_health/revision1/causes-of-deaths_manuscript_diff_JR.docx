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25E0C" w14:textId="77777777" w:rsidR="0075763F" w:rsidRDefault="00000000">
      <w:pPr>
        <w:pStyle w:val="Titre"/>
      </w:pPr>
      <w:r>
        <w:t>COVID-19 disrupted patterns of cause-specific mortality in Switzerland</w:t>
      </w:r>
    </w:p>
    <w:p w14:paraId="117EB07A" w14:textId="77777777" w:rsidR="0075763F" w:rsidRPr="008769AE" w:rsidRDefault="00000000">
      <w:pPr>
        <w:pStyle w:val="Author"/>
        <w:rPr>
          <w:ins w:id="0" w:author="Hauser Anthony" w:date="2026-05-26T09:19:00Z" w16du:dateUtc="2026-05-26T07:19:00Z"/>
          <w:lang w:val="de-CH"/>
        </w:rPr>
      </w:pPr>
      <w:ins w:id="1" w:author="Hauser Anthony" w:date="2026-05-26T09:19:00Z" w16du:dateUtc="2026-05-26T07:19:00Z">
        <w:r w:rsidRPr="008769AE">
          <w:rPr>
            <w:lang w:val="de-CH"/>
          </w:rPr>
          <w:t>Anthony Hauser* (1), Moritz Wagner (2), Anna Fesser† (2), Karim Abawi (3), Anne Laube (2), Garyfallos Konstantinoudis (4), Julien Riou (1)</w:t>
        </w:r>
      </w:ins>
    </w:p>
    <w:p w14:paraId="4445020D" w14:textId="77777777" w:rsidR="0075763F" w:rsidRDefault="00000000">
      <w:pPr>
        <w:pStyle w:val="Compact"/>
        <w:numPr>
          <w:ilvl w:val="0"/>
          <w:numId w:val="13"/>
        </w:numPr>
        <w:rPr>
          <w:ins w:id="2" w:author="Hauser Anthony" w:date="2026-05-26T09:19:00Z" w16du:dateUtc="2026-05-26T07:19:00Z"/>
        </w:rPr>
      </w:pPr>
      <w:ins w:id="3" w:author="Hauser Anthony" w:date="2026-05-26T09:19:00Z" w16du:dateUtc="2026-05-26T07:19:00Z">
        <w:r>
          <w:t>Department of Epidemiology and Health Systems, Unisanté, University Center for Primary Care and Public Health and University of Lausanne, Lausanne, Switzerland;</w:t>
        </w:r>
      </w:ins>
    </w:p>
    <w:p w14:paraId="266C7C60" w14:textId="77777777" w:rsidR="0075763F" w:rsidRDefault="00000000">
      <w:pPr>
        <w:pStyle w:val="Compact"/>
        <w:numPr>
          <w:ilvl w:val="0"/>
          <w:numId w:val="13"/>
        </w:numPr>
        <w:rPr>
          <w:ins w:id="4" w:author="Hauser Anthony" w:date="2026-05-26T09:19:00Z" w16du:dateUtc="2026-05-26T07:19:00Z"/>
        </w:rPr>
      </w:pPr>
      <w:ins w:id="5" w:author="Hauser Anthony" w:date="2026-05-26T09:19:00Z" w16du:dateUtc="2026-05-26T07:19:00Z">
        <w:r>
          <w:t>Federal Office of Public Health, Communicable Diseases Division, Bern, Switzerland;</w:t>
        </w:r>
      </w:ins>
    </w:p>
    <w:p w14:paraId="2AEC2593" w14:textId="77777777" w:rsidR="0075763F" w:rsidRDefault="00000000">
      <w:pPr>
        <w:pStyle w:val="Compact"/>
        <w:numPr>
          <w:ilvl w:val="0"/>
          <w:numId w:val="13"/>
        </w:numPr>
        <w:rPr>
          <w:ins w:id="6" w:author="Hauser Anthony" w:date="2026-05-26T09:19:00Z" w16du:dateUtc="2026-05-26T07:19:00Z"/>
        </w:rPr>
      </w:pPr>
      <w:ins w:id="7" w:author="Hauser Anthony" w:date="2026-05-26T09:19:00Z" w16du:dateUtc="2026-05-26T07:19:00Z">
        <w:r>
          <w:t>Federal Statistical Office, Neuchâtel, Switzerland;</w:t>
        </w:r>
      </w:ins>
    </w:p>
    <w:p w14:paraId="406A42CE" w14:textId="77777777" w:rsidR="0075763F" w:rsidRDefault="00000000">
      <w:pPr>
        <w:pStyle w:val="Compact"/>
        <w:numPr>
          <w:ilvl w:val="0"/>
          <w:numId w:val="13"/>
        </w:numPr>
        <w:rPr>
          <w:ins w:id="8" w:author="Hauser Anthony" w:date="2026-05-26T09:19:00Z" w16du:dateUtc="2026-05-26T07:19:00Z"/>
        </w:rPr>
      </w:pPr>
      <w:ins w:id="9" w:author="Hauser Anthony" w:date="2026-05-26T09:19:00Z" w16du:dateUtc="2026-05-26T07:19:00Z">
        <w:r>
          <w:t>Grantham Institute for Climate Change and the Environment, Imperial College London, London, UK;</w:t>
        </w:r>
      </w:ins>
    </w:p>
    <w:p w14:paraId="4791C0D6" w14:textId="77777777" w:rsidR="0075763F" w:rsidRDefault="00000000">
      <w:pPr>
        <w:pStyle w:val="FirstParagraph"/>
        <w:rPr>
          <w:ins w:id="10" w:author="Hauser Anthony" w:date="2026-05-26T09:19:00Z" w16du:dateUtc="2026-05-26T07:19:00Z"/>
        </w:rPr>
      </w:pPr>
      <w:ins w:id="11" w:author="Hauser Anthony" w:date="2026-05-26T09:19:00Z" w16du:dateUtc="2026-05-26T07:19:00Z">
        <w:r>
          <w:t xml:space="preserve">(*) Corresponding author: </w:t>
        </w:r>
        <w:r w:rsidR="0075763F">
          <w:fldChar w:fldCharType="begin"/>
        </w:r>
        <w:r w:rsidR="0075763F">
          <w:instrText>HYPERLINK "mailto:anthony.hauser@unisante.ch" \h</w:instrText>
        </w:r>
        <w:r w:rsidR="0075763F">
          <w:fldChar w:fldCharType="separate"/>
        </w:r>
        <w:r w:rsidR="0075763F">
          <w:rPr>
            <w:rStyle w:val="Lienhypertexte"/>
          </w:rPr>
          <w:t>anthony.hauser@unisante.ch</w:t>
        </w:r>
        <w:r w:rsidR="0075763F">
          <w:fldChar w:fldCharType="end"/>
        </w:r>
        <w:r>
          <w:t xml:space="preserve"> (†) former affiliation</w:t>
        </w:r>
      </w:ins>
    </w:p>
    <w:p w14:paraId="3D9FB014" w14:textId="77777777" w:rsidR="0075763F" w:rsidRDefault="00000000">
      <w:pPr>
        <w:pStyle w:val="Titre1"/>
      </w:pPr>
      <w:bookmarkStart w:id="12" w:name="abstract"/>
      <w:r>
        <w:rPr>
          <w:rStyle w:val="SectionNumber"/>
        </w:rPr>
        <w:t>1</w:t>
      </w:r>
      <w:r>
        <w:tab/>
        <w:t>Abstract</w:t>
      </w:r>
    </w:p>
    <w:p w14:paraId="3232BD0B" w14:textId="77777777" w:rsidR="0075763F" w:rsidRDefault="00000000">
      <w:pPr>
        <w:pStyle w:val="FirstParagraph"/>
      </w:pPr>
      <w:r>
        <w:t>The COVID-19 pandemic disrupted mortality patterns beyond deaths directly attributed to SARS-CoV-2. To understand these disruptions, we analysed Swiss weekly deaths (2011–2021) by age, sex, region, and nine cause groups. For each age group, a Bayesian multivariate Poisson model was fitted to 2011–2019 data, accounting for seasonality, long-term trends, and cross-cause dependence. Comparing predictions with 2020–2021 observations revealed age- and cause-specific excesses. Cardiovascular deaths peaked during the autumn 2020 wave, while no cause showed sustained excess across 2020–2021. In individuals aged ≥80 years, non-COVID respiratory (–25%) and mental/neurological (–12%) deaths declined, largely offset by COVID-19 deaths, leaving a modest +4.5% all-cause excess. Cardiovascular and mental/neurological excesses correlated with COVID-19 and other respiratory excesses, reflecting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 These patterns likely reflect three overlapping mechanisms: reduced circulation of non-COVID-19 respiratory pathogens, unrecognized COVID-19 deaths (especially cardiovascular), and mortality displacement, pointing to possible underestimation of the true respiratory burden.</w:t>
      </w:r>
    </w:p>
    <w:p w14:paraId="43761FF0" w14:textId="77777777" w:rsidR="00251927" w:rsidRPr="00251927" w:rsidRDefault="00251927" w:rsidP="00251927">
      <w:pPr>
        <w:pStyle w:val="Corpsdetexte"/>
        <w:rPr>
          <w:del w:id="13" w:author="Hauser Anthony" w:date="2026-05-26T09:19:00Z" w16du:dateUtc="2026-05-26T07:19:00Z"/>
        </w:rPr>
      </w:pPr>
    </w:p>
    <w:p w14:paraId="5F8B174D" w14:textId="25B4159A" w:rsidR="0075763F" w:rsidRDefault="00251927">
      <w:pPr>
        <w:pPrChange w:id="14" w:author="Hauser Anthony" w:date="2026-05-26T09:19:00Z" w16du:dateUtc="2026-05-26T07:19:00Z">
          <w:pPr>
            <w:pStyle w:val="Corpsdetexte"/>
          </w:pPr>
        </w:pPrChange>
      </w:pPr>
      <w:del w:id="15" w:author="Hauser Anthony" w:date="2026-05-26T09:19:00Z" w16du:dateUtc="2026-05-26T07:19:00Z">
        <w:r w:rsidRPr="00251927">
          <w:rPr>
            <w:b/>
            <w:bCs/>
          </w:rPr>
          <w:delText>Keywords</w:delText>
        </w:r>
        <w:r>
          <w:delText>: cause-specific mortality, cause-of-death statistics, Bayesian statistics, multivariate models, COVID-19</w:delText>
        </w:r>
      </w:del>
      <w:r>
        <w:br w:type="page"/>
      </w:r>
    </w:p>
    <w:p w14:paraId="7609C9AC" w14:textId="77777777" w:rsidR="0075763F" w:rsidRDefault="00000000">
      <w:pPr>
        <w:pStyle w:val="Titre1"/>
      </w:pPr>
      <w:bookmarkStart w:id="16" w:name="introduction"/>
      <w:bookmarkEnd w:id="12"/>
      <w:r>
        <w:rPr>
          <w:rStyle w:val="SectionNumber"/>
        </w:rPr>
        <w:lastRenderedPageBreak/>
        <w:t>2</w:t>
      </w:r>
      <w:r>
        <w:tab/>
        <w:t>Introduction</w:t>
      </w:r>
    </w:p>
    <w:p w14:paraId="708AD07B" w14:textId="77777777" w:rsidR="0075763F" w:rsidRDefault="00000000">
      <w:pPr>
        <w:pStyle w:val="FirstParagraph"/>
      </w:pPr>
      <w:r>
        <w:t>The COVID-19 pandemic has had a profound impact on mortality patterns worldwide. While much attention has focused on deaths directly attributed to SARS-CoV-2 infection, the total mortality burden linked to the pandemic extends well beyond these immediate effects, reflecting multiple interrelated disruptions to mortality patterns occurring over the short, medium and long term. First, non-pharmaceutical control measures considerably reduced deaths from other respiratory diseases by limiting the circulation of seasonal viruses [1]. Second, changes in mobility and social behavior also affected deaths from external causes, with fewer accidents due to reduced mobility and a possible influence of psychosocial stress on suicide risk [2]. Third, in some countries, healthcare disruptions delayed diagnoses and treatment, particularly for cancer, potentially increasing mortality from certain chronic illnesses [3]. Fourth, SARS-CoV-2 infection itself may have contributed to deaths attributed to other causes, especially from cardiovascular causes, either through undiagnosed infection at the time of death or long-term complications [4]. Finally, the COVID-19 pandemic</w:t>
      </w:r>
      <w:ins w:id="17" w:author="Hauser Anthony" w:date="2026-05-26T09:19:00Z" w16du:dateUtc="2026-05-26T07:19:00Z">
        <w:r>
          <w:t xml:space="preserve"> has also</w:t>
        </w:r>
      </w:ins>
      <w:r>
        <w:t xml:space="preserve"> induced mortality displacement, both over time and across causes, by disproportionately affecting frail individuals (older people or patients with poor prognoses) and thereby altering the risk profile of the surviving population [5]. Studies excluding COVID-19-attributed deaths have shown that mortality from other causes sometimes fell below expected levels, highlighting these indirect effects [6].</w:t>
      </w:r>
    </w:p>
    <w:p w14:paraId="186CE869" w14:textId="3D4F6409" w:rsidR="0075763F" w:rsidRDefault="00000000">
      <w:pPr>
        <w:pStyle w:val="Corpsdetexte"/>
        <w:rPr>
          <w:ins w:id="18" w:author="Hauser Anthony" w:date="2026-05-26T09:19:00Z" w16du:dateUtc="2026-05-26T07:19:00Z"/>
        </w:rPr>
      </w:pPr>
      <w:r>
        <w:t>Given the limitations of COVID-19-attributed mortality, which is prone to underascertainment and only captures immediate consequences of infection, other metrics have come to the forefront to measure the burden of infection [7]. All-cause excess mortality, defined as the difference between observed deaths and the counterfactual number that would have been expected in the absence of pandemic</w:t>
      </w:r>
      <w:del w:id="19" w:author="Hauser Anthony" w:date="2026-05-26T09:19:00Z" w16du:dateUtc="2026-05-26T07:19:00Z">
        <w:r>
          <w:delText xml:space="preserve"> -</w:delText>
        </w:r>
      </w:del>
      <w:ins w:id="20" w:author="Hauser Anthony" w:date="2026-05-26T09:19:00Z" w16du:dateUtc="2026-05-26T07:19:00Z">
        <w:r>
          <w:t>,</w:t>
        </w:r>
      </w:ins>
      <w:r>
        <w:t xml:space="preserve"> is more robust, as it does not rely on cause-of-death classification and captures the total mortality impact. However, as a composite measure, it cannot identify whether apparent increases in some causes are offset by decreases in others. A natural extension is to estimate cause-specific excess mortality, which allows quantifying the contributions of individual causes over time and, when aggregated, could provide </w:t>
      </w:r>
      <w:ins w:id="21" w:author="Riou Julien" w:date="2026-05-26T12:56:00Z" w16du:dateUtc="2026-05-26T10:56:00Z">
        <w:r w:rsidR="00014C80">
          <w:t xml:space="preserve">a </w:t>
        </w:r>
      </w:ins>
      <w:r>
        <w:t>more accurate assessment of total excess mortality [8].</w:t>
      </w:r>
      <w:del w:id="22" w:author="Hauser Anthony" w:date="2026-05-26T09:19:00Z" w16du:dateUtc="2026-05-26T07:19:00Z">
        <w:r>
          <w:delText xml:space="preserve"> </w:delText>
        </w:r>
      </w:del>
    </w:p>
    <w:p w14:paraId="251CC303" w14:textId="5CED23D4" w:rsidR="0075763F" w:rsidRDefault="00000000">
      <w:pPr>
        <w:pStyle w:val="Corpsdetexte"/>
      </w:pPr>
      <w:r>
        <w:t xml:space="preserve">Previous studies on cause-specific excess mortality during </w:t>
      </w:r>
      <w:ins w:id="23" w:author="Hauser Anthony" w:date="2026-05-26T09:19:00Z" w16du:dateUtc="2026-05-26T07:19:00Z">
        <w:r>
          <w:t xml:space="preserve">the </w:t>
        </w:r>
      </w:ins>
      <w:r>
        <w:t xml:space="preserve">COVID-19 </w:t>
      </w:r>
      <w:ins w:id="24" w:author="Hauser Anthony" w:date="2026-05-26T09:19:00Z" w16du:dateUtc="2026-05-26T07:19:00Z">
        <w:r>
          <w:t xml:space="preserve">pandemic </w:t>
        </w:r>
      </w:ins>
      <w:r>
        <w:t>have documented important shifts</w:t>
      </w:r>
      <w:del w:id="25" w:author="Hauser Anthony" w:date="2026-05-26T09:19:00Z" w16du:dateUtc="2026-05-26T07:19:00Z">
        <w:r>
          <w:delText>, such as</w:delText>
        </w:r>
      </w:del>
      <w:ins w:id="26" w:author="Hauser Anthony" w:date="2026-05-26T09:19:00Z" w16du:dateUtc="2026-05-26T07:19:00Z">
        <w:r>
          <w:t xml:space="preserve"> in mortality patterns, including</w:t>
        </w:r>
      </w:ins>
      <w:r>
        <w:t xml:space="preserve"> increases in cardiovascular deaths alongside declines in respiratory </w:t>
      </w:r>
      <w:del w:id="27" w:author="Hauser Anthony" w:date="2026-05-26T09:19:00Z" w16du:dateUtc="2026-05-26T07:19:00Z">
        <w:r>
          <w:delText>or</w:delText>
        </w:r>
      </w:del>
      <w:ins w:id="28" w:author="Hauser Anthony" w:date="2026-05-26T09:19:00Z" w16du:dateUtc="2026-05-26T07:19:00Z">
        <w:r>
          <w:t>and</w:t>
        </w:r>
      </w:ins>
      <w:r>
        <w:t xml:space="preserve"> dementia mortality, with </w:t>
      </w:r>
      <w:del w:id="29" w:author="Hauser Anthony" w:date="2026-05-26T09:19:00Z" w16du:dateUtc="2026-05-26T07:19:00Z">
        <w:r>
          <w:delText>subtantial</w:delText>
        </w:r>
      </w:del>
      <w:ins w:id="30" w:author="Hauser Anthony" w:date="2026-05-26T09:19:00Z" w16du:dateUtc="2026-05-26T07:19:00Z">
        <w:r>
          <w:t>substantial</w:t>
        </w:r>
      </w:ins>
      <w:r>
        <w:t xml:space="preserve"> heterogeneity across countries [4], [9]–[12]. Some investigations have also reported temporal </w:t>
      </w:r>
      <w:del w:id="31" w:author="Hauser Anthony" w:date="2026-05-26T09:19:00Z" w16du:dateUtc="2026-05-26T07:19:00Z">
        <w:r>
          <w:delText>or</w:delText>
        </w:r>
      </w:del>
      <w:ins w:id="32" w:author="Hauser Anthony" w:date="2026-05-26T09:19:00Z" w16du:dateUtc="2026-05-26T07:19:00Z">
        <w:r>
          <w:t>and</w:t>
        </w:r>
      </w:ins>
      <w:r>
        <w:t xml:space="preserve"> geographic correlations between COVID-19 activity and </w:t>
      </w:r>
      <w:del w:id="33" w:author="Hauser Anthony" w:date="2026-05-26T09:19:00Z" w16du:dateUtc="2026-05-26T07:19:00Z">
        <w:r>
          <w:delText xml:space="preserve">non-COVID-19 outcomes </w:delText>
        </w:r>
      </w:del>
      <w:ins w:id="34" w:author="Hauser Anthony" w:date="2026-05-26T09:19:00Z" w16du:dateUtc="2026-05-26T07:19:00Z">
        <w:r>
          <w:t xml:space="preserve">cause-specific mortality </w:t>
        </w:r>
      </w:ins>
      <w:r>
        <w:t xml:space="preserve">[9], [10], [13]. However, </w:t>
      </w:r>
      <w:del w:id="35" w:author="Hauser Anthony" w:date="2026-05-26T09:19:00Z" w16du:dateUtc="2026-05-26T07:19:00Z">
        <w:r>
          <w:delText xml:space="preserve">most of </w:delText>
        </w:r>
      </w:del>
      <w:del w:id="36" w:author="Riou Julien" w:date="2026-05-26T12:59:00Z" w16du:dateUtc="2026-05-26T10:59:00Z">
        <w:r w:rsidDel="00E95297">
          <w:delText>these works</w:delText>
        </w:r>
      </w:del>
      <w:ins w:id="37" w:author="Hauser Anthony" w:date="2026-05-26T09:19:00Z" w16du:dateUtc="2026-05-26T07:19:00Z">
        <w:del w:id="38" w:author="Riou Julien" w:date="2026-05-26T12:59:00Z" w16du:dateUtc="2026-05-26T10:59:00Z">
          <w:r w:rsidDel="00E95297">
            <w:delText xml:space="preserve">findings are difficult to interpret because </w:delText>
          </w:r>
        </w:del>
        <w:r>
          <w:t>most studies</w:t>
        </w:r>
      </w:ins>
      <w:r>
        <w:t xml:space="preserve"> focused on </w:t>
      </w:r>
      <w:del w:id="39" w:author="Hauser Anthony" w:date="2026-05-26T09:19:00Z" w16du:dateUtc="2026-05-26T07:19:00Z">
        <w:r>
          <w:delText xml:space="preserve">one or </w:delText>
        </w:r>
      </w:del>
      <w:r>
        <w:t>a limited set of causes</w:t>
      </w:r>
      <w:del w:id="40" w:author="Hauser Anthony" w:date="2026-05-26T09:19:00Z" w16du:dateUtc="2026-05-26T07:19:00Z">
        <w:r>
          <w:delText>, making interpretation difficult given that mortality processes are inherently interdependent.  Comprehensive assessments that jointly model multiple</w:delText>
        </w:r>
      </w:del>
      <w:ins w:id="41" w:author="Hauser Anthony" w:date="2026-05-26T09:19:00Z" w16du:dateUtc="2026-05-26T07:19:00Z">
        <w:r>
          <w:t xml:space="preserve"> and on the exceptional circumstances of the pandemic, without capturing the broader interdependence among</w:t>
        </w:r>
      </w:ins>
      <w:r>
        <w:t xml:space="preserve"> causes </w:t>
      </w:r>
      <w:del w:id="42" w:author="Hauser Anthony" w:date="2026-05-26T09:19:00Z" w16du:dateUtc="2026-05-26T07:19:00Z">
        <w:r>
          <w:delText>and explicitly account for</w:delText>
        </w:r>
      </w:del>
      <w:ins w:id="43" w:author="Hauser Anthony" w:date="2026-05-26T09:19:00Z" w16du:dateUtc="2026-05-26T07:19:00Z">
        <w:r>
          <w:t xml:space="preserve">of death. </w:t>
        </w:r>
      </w:ins>
      <w:ins w:id="44" w:author="Riou Julien" w:date="2026-05-26T13:07:00Z">
        <w:r w:rsidR="00C80EC1" w:rsidRPr="00C80EC1">
          <w:t>Yet cross-cause correlatio</w:t>
        </w:r>
      </w:ins>
      <w:ins w:id="45" w:author="Riou Julien" w:date="2026-05-26T13:09:00Z" w16du:dateUtc="2026-05-26T11:09:00Z">
        <w:r w:rsidR="00C80EC1">
          <w:t xml:space="preserve">n </w:t>
        </w:r>
      </w:ins>
      <w:ins w:id="46" w:author="Riou Julien" w:date="2026-05-26T13:07:00Z">
        <w:r w:rsidR="00C80EC1" w:rsidRPr="00C80EC1">
          <w:t>is precisely what is needed to disentangle misclassification, mortality displacement, and indirect pathogen effects from one another.</w:t>
        </w:r>
      </w:ins>
      <w:ins w:id="47" w:author="Riou Julien" w:date="2026-05-26T13:07:00Z" w16du:dateUtc="2026-05-26T11:07:00Z">
        <w:r w:rsidR="00C80EC1">
          <w:t xml:space="preserve"> </w:t>
        </w:r>
      </w:ins>
      <w:ins w:id="48" w:author="Hauser Anthony" w:date="2026-05-26T09:19:00Z" w16du:dateUtc="2026-05-26T07:19:00Z">
        <w:del w:id="49" w:author="Riou Julien" w:date="2026-05-26T13:00:00Z" w16du:dateUtc="2026-05-26T11:00:00Z">
          <w:r w:rsidDel="00E95297">
            <w:delText>A more systematic assessment of these dependencies over longer periods, through</w:delText>
          </w:r>
        </w:del>
      </w:ins>
      <w:del w:id="50" w:author="Riou Julien" w:date="2026-05-26T13:00:00Z" w16du:dateUtc="2026-05-26T11:00:00Z">
        <w:r w:rsidDel="00E95297">
          <w:delText xml:space="preserve"> cross-cause correlations</w:delText>
        </w:r>
      </w:del>
      <w:ins w:id="51" w:author="Hauser Anthony" w:date="2026-05-26T09:19:00Z" w16du:dateUtc="2026-05-26T07:19:00Z">
        <w:del w:id="52" w:author="Riou Julien" w:date="2026-05-26T13:00:00Z" w16du:dateUtc="2026-05-26T11:00:00Z">
          <w:r w:rsidDel="00E95297">
            <w:delText>correlation, can disentangle mechanisms underlying observed disruptions in cause-specific mortality. Such analyses</w:delText>
          </w:r>
        </w:del>
      </w:ins>
      <w:del w:id="53" w:author="Riou Julien" w:date="2026-05-26T13:00:00Z" w16du:dateUtc="2026-05-26T11:00:00Z">
        <w:r w:rsidDel="00E95297">
          <w:delText xml:space="preserve"> remain scarce. </w:delText>
        </w:r>
      </w:del>
      <w:ins w:id="54" w:author="Hauser Anthony" w:date="2026-05-26T09:19:00Z" w16du:dateUtc="2026-05-26T07:19:00Z">
        <w:r>
          <w:t xml:space="preserve">In Switzerland, </w:t>
        </w:r>
        <w:del w:id="55" w:author="Riou Julien" w:date="2026-05-26T11:02:00Z" w16du:dateUtc="2026-05-26T09:02:00Z">
          <w:r w:rsidDel="008A4998">
            <w:delText xml:space="preserve">where </w:delText>
          </w:r>
        </w:del>
        <w:r>
          <w:t>several studies have examined all-cause mortality and described changes in cause-specific mortality during the pandemic [6], [14], [15]</w:t>
        </w:r>
      </w:ins>
      <w:ins w:id="56" w:author="Riou Julien" w:date="2026-05-26T11:30:00Z" w16du:dateUtc="2026-05-26T09:30:00Z">
        <w:r w:rsidR="00A55C70">
          <w:t>, and the Federal Statistical Office has documented shi</w:t>
        </w:r>
      </w:ins>
      <w:ins w:id="57" w:author="Riou Julien" w:date="2026-05-26T11:31:00Z" w16du:dateUtc="2026-05-26T09:31:00Z">
        <w:r w:rsidR="00A55C70">
          <w:t xml:space="preserve">fts in the </w:t>
        </w:r>
      </w:ins>
      <w:ins w:id="58" w:author="Riou Julien" w:date="2026-05-26T12:46:00Z" w16du:dateUtc="2026-05-26T10:46:00Z">
        <w:r w:rsidR="00014C80">
          <w:t>relative distributions</w:t>
        </w:r>
      </w:ins>
      <w:ins w:id="59" w:author="Riou Julien" w:date="2026-05-26T11:31:00Z" w16du:dateUtc="2026-05-26T09:31:00Z">
        <w:r w:rsidR="00A55C70">
          <w:t xml:space="preserve"> of </w:t>
        </w:r>
      </w:ins>
      <w:ins w:id="60" w:author="Riou Julien" w:date="2026-05-26T13:00:00Z" w16du:dateUtc="2026-05-26T11:00:00Z">
        <w:r w:rsidR="00E95297">
          <w:t xml:space="preserve">deaths across </w:t>
        </w:r>
      </w:ins>
      <w:ins w:id="61" w:author="Riou Julien" w:date="2026-05-26T11:31:00Z" w16du:dateUtc="2026-05-26T09:31:00Z">
        <w:r w:rsidR="00A55C70">
          <w:t>caus</w:t>
        </w:r>
      </w:ins>
      <w:ins w:id="62" w:author="Riou Julien" w:date="2026-05-26T13:00:00Z" w16du:dateUtc="2026-05-26T11:00:00Z">
        <w:r w:rsidR="00E95297">
          <w:t>e categories over</w:t>
        </w:r>
      </w:ins>
      <w:ins w:id="63" w:author="Riou Julien" w:date="2026-05-26T11:31:00Z" w16du:dateUtc="2026-05-26T09:31:00Z">
        <w:r w:rsidR="00A55C70">
          <w:t xml:space="preserve"> 2020-202</w:t>
        </w:r>
      </w:ins>
      <w:ins w:id="64" w:author="Riou Julien" w:date="2026-05-26T11:32:00Z" w16du:dateUtc="2026-05-26T09:32:00Z">
        <w:r w:rsidR="00A55C70">
          <w:t>2 [17]</w:t>
        </w:r>
      </w:ins>
      <w:ins w:id="65" w:author="Riou Julien" w:date="2026-05-26T11:02:00Z" w16du:dateUtc="2026-05-26T09:02:00Z">
        <w:r w:rsidR="008A4998">
          <w:t xml:space="preserve">. Most recently, Durán et al. [16] </w:t>
        </w:r>
      </w:ins>
      <w:ins w:id="66" w:author="Riou Julien" w:date="2026-05-26T11:03:00Z" w16du:dateUtc="2026-05-26T09:03:00Z">
        <w:r w:rsidR="008A4998">
          <w:t xml:space="preserve">demonstrated that </w:t>
        </w:r>
      </w:ins>
      <w:ins w:id="67" w:author="Riou Julien" w:date="2026-05-26T12:01:00Z" w16du:dateUtc="2026-05-26T10:01:00Z">
        <w:r w:rsidR="00D702AE">
          <w:t>estimates based uniquely on the underlying cause of death underestimate</w:t>
        </w:r>
      </w:ins>
      <w:ins w:id="68" w:author="Riou Julien" w:date="2026-05-26T12:02:00Z" w16du:dateUtc="2026-05-26T10:02:00Z">
        <w:r w:rsidR="00D702AE">
          <w:t xml:space="preserve"> chronic disease excess mortality during the pandemic by a factor of two to three, providing strong evidence that COVID-19 often displaced chronic conditions as the </w:t>
        </w:r>
      </w:ins>
      <w:ins w:id="69" w:author="Riou Julien" w:date="2026-05-26T13:02:00Z" w16du:dateUtc="2026-05-26T11:02:00Z">
        <w:r w:rsidR="00E95297">
          <w:t>primary</w:t>
        </w:r>
      </w:ins>
      <w:ins w:id="70" w:author="Riou Julien" w:date="2026-05-26T12:03:00Z" w16du:dateUtc="2026-05-26T10:03:00Z">
        <w:r w:rsidR="00D702AE">
          <w:t xml:space="preserve"> cause of deaths on death certificates.</w:t>
        </w:r>
      </w:ins>
      <w:ins w:id="71" w:author="Riou Julien" w:date="2026-05-26T13:08:00Z" w16du:dateUtc="2026-05-26T11:08:00Z">
        <w:r w:rsidR="00C80EC1">
          <w:t xml:space="preserve"> </w:t>
        </w:r>
      </w:ins>
      <w:ins w:id="72" w:author="Riou Julien" w:date="2026-05-26T13:08:00Z">
        <w:r w:rsidR="00C80EC1" w:rsidRPr="00C80EC1">
          <w:t>Across all these studies, however, mortality series have been analysed separately by cause, and no existing work has jointly modelled their temporal dynamics throughout the pandemic.</w:t>
        </w:r>
      </w:ins>
      <w:ins w:id="73" w:author="Hauser Anthony" w:date="2026-05-26T09:19:00Z" w16du:dateUtc="2026-05-26T07:19:00Z">
        <w:del w:id="74" w:author="Riou Julien" w:date="2026-05-26T12:03:00Z" w16du:dateUtc="2026-05-26T10:03:00Z">
          <w:r w:rsidDel="00D702AE">
            <w:delText>,</w:delText>
          </w:r>
        </w:del>
        <w:del w:id="75" w:author="Riou Julien" w:date="2026-05-26T12:05:00Z" w16du:dateUtc="2026-05-26T10:05:00Z">
          <w:r w:rsidDel="00D702AE">
            <w:delText xml:space="preserve"> but analyses explicitly modelling interdependencies between causes of death remain limited [16], [17].</w:delText>
          </w:r>
        </w:del>
      </w:ins>
    </w:p>
    <w:p w14:paraId="5B720CC6" w14:textId="1F85D895" w:rsidR="0075763F" w:rsidRDefault="00000000">
      <w:pPr>
        <w:pStyle w:val="Corpsdetexte"/>
      </w:pPr>
      <w:r>
        <w:t xml:space="preserve">Switzerland maintains high-quality mortality statistics through a thorough process of reviewing each death certificate, yielding rich information on underlying, immediate, and concomitant causes </w:t>
      </w:r>
      <w:r>
        <w:lastRenderedPageBreak/>
        <w:t>suitable for detailed epidemiological analyses [</w:t>
      </w:r>
      <w:del w:id="76" w:author="Hauser Anthony" w:date="2026-05-26T09:19:00Z" w16du:dateUtc="2026-05-26T07:19:00Z">
        <w:r>
          <w:delText>14</w:delText>
        </w:r>
      </w:del>
      <w:ins w:id="77" w:author="Hauser Anthony" w:date="2026-05-26T09:19:00Z" w16du:dateUtc="2026-05-26T07:19:00Z">
        <w:r>
          <w:t>18</w:t>
        </w:r>
      </w:ins>
      <w:r>
        <w:t xml:space="preserve">]. Leveraging these data, we </w:t>
      </w:r>
      <w:del w:id="78" w:author="Hauser Anthony" w:date="2026-05-26T09:19:00Z" w16du:dateUtc="2026-05-26T07:19:00Z">
        <w:r>
          <w:delText>aim</w:delText>
        </w:r>
      </w:del>
      <w:ins w:id="79" w:author="Hauser Anthony" w:date="2026-05-26T09:19:00Z" w16du:dateUtc="2026-05-26T07:19:00Z">
        <w:r>
          <w:t>aimed</w:t>
        </w:r>
      </w:ins>
      <w:r>
        <w:t xml:space="preserve"> to estimate cause-specific excess mortality in Switzerland from 2011 to 2021, with a particular focus on cross-cause correlations. We </w:t>
      </w:r>
      <w:del w:id="80" w:author="Hauser Anthony" w:date="2026-05-26T09:19:00Z" w16du:dateUtc="2026-05-26T07:19:00Z">
        <w:r>
          <w:delText>implement</w:delText>
        </w:r>
      </w:del>
      <w:ins w:id="81" w:author="Hauser Anthony" w:date="2026-05-26T09:19:00Z" w16du:dateUtc="2026-05-26T07:19:00Z">
        <w:r>
          <w:t>implemented</w:t>
        </w:r>
      </w:ins>
      <w:r>
        <w:t xml:space="preserve"> a Bayesian multivariate model that </w:t>
      </w:r>
      <w:del w:id="82" w:author="Hauser Anthony" w:date="2026-05-26T09:19:00Z" w16du:dateUtc="2026-05-26T07:19:00Z">
        <w:r>
          <w:delText>captures</w:delText>
        </w:r>
      </w:del>
      <w:ins w:id="83" w:author="Hauser Anthony" w:date="2026-05-26T09:19:00Z" w16du:dateUtc="2026-05-26T07:19:00Z">
        <w:r>
          <w:t>captured</w:t>
        </w:r>
      </w:ins>
      <w:r>
        <w:t xml:space="preserve"> seasonal and long-term trends, </w:t>
      </w:r>
      <w:del w:id="84" w:author="Hauser Anthony" w:date="2026-05-26T09:19:00Z" w16du:dateUtc="2026-05-26T07:19:00Z">
        <w:r>
          <w:delText>accounts</w:delText>
        </w:r>
      </w:del>
      <w:ins w:id="85" w:author="Hauser Anthony" w:date="2026-05-26T09:19:00Z" w16du:dateUtc="2026-05-26T07:19:00Z">
        <w:r>
          <w:t>accounted</w:t>
        </w:r>
      </w:ins>
      <w:r>
        <w:t xml:space="preserve"> for population dynamics, and models correlation across causes through a shared latent random effects structure. By examining both the pre-pandemic synchrony in cause-specific mortality and its disruption during the pandemic, we </w:t>
      </w:r>
      <w:del w:id="86" w:author="Hauser Anthony" w:date="2026-05-26T09:19:00Z" w16du:dateUtc="2026-05-26T07:19:00Z">
        <w:r>
          <w:delText>aim</w:delText>
        </w:r>
      </w:del>
      <w:ins w:id="87" w:author="Hauser Anthony" w:date="2026-05-26T09:19:00Z" w16du:dateUtc="2026-05-26T07:19:00Z">
        <w:r>
          <w:t>aimed</w:t>
        </w:r>
      </w:ins>
      <w:r>
        <w:t xml:space="preserve"> to identify signals of cause-of-death misclassification, mortality displacement, and indirect effects of COVID-19. This approach, by highlighting the interdependence of mortality processes, offers new insight into the mechanisms by which the pandemic and the related control measures have reshaped mortality patterns.</w:t>
      </w:r>
    </w:p>
    <w:p w14:paraId="4160FB18" w14:textId="77777777" w:rsidR="0075763F" w:rsidRDefault="00000000">
      <w:pPr>
        <w:rPr>
          <w:ins w:id="88" w:author="Hauser Anthony" w:date="2026-05-26T09:19:00Z" w16du:dateUtc="2026-05-26T07:19:00Z"/>
        </w:rPr>
      </w:pPr>
      <w:ins w:id="89" w:author="Hauser Anthony" w:date="2026-05-26T09:19:00Z" w16du:dateUtc="2026-05-26T07:19:00Z">
        <w:r>
          <w:br w:type="page"/>
        </w:r>
      </w:ins>
    </w:p>
    <w:p w14:paraId="408DA887" w14:textId="77777777" w:rsidR="0075763F" w:rsidRDefault="00000000">
      <w:pPr>
        <w:pStyle w:val="Titre1"/>
      </w:pPr>
      <w:bookmarkStart w:id="90" w:name="methods"/>
      <w:bookmarkEnd w:id="16"/>
      <w:r>
        <w:rPr>
          <w:rStyle w:val="SectionNumber"/>
        </w:rPr>
        <w:lastRenderedPageBreak/>
        <w:t>3</w:t>
      </w:r>
      <w:r>
        <w:tab/>
        <w:t>Methods</w:t>
      </w:r>
    </w:p>
    <w:p w14:paraId="15871099" w14:textId="77777777" w:rsidR="0075763F" w:rsidRDefault="00000000">
      <w:pPr>
        <w:pStyle w:val="Titre2"/>
      </w:pPr>
      <w:bookmarkStart w:id="91" w:name="data"/>
      <w:r>
        <w:rPr>
          <w:rStyle w:val="SectionNumber"/>
        </w:rPr>
        <w:t>3.1</w:t>
      </w:r>
      <w:r>
        <w:tab/>
        <w:t>Data</w:t>
      </w:r>
    </w:p>
    <w:p w14:paraId="799470FB" w14:textId="6CD27CFB" w:rsidR="0075763F" w:rsidRDefault="00000000">
      <w:pPr>
        <w:pStyle w:val="FirstParagraph"/>
      </w:pPr>
      <w:r>
        <w:t>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(concomitant) causes of death, as well as the official underlying cause of death, which is determined by the FSO based on the coding rules of the International Classification of Diseases, 10th Revision (ICD-10) [</w:t>
      </w:r>
      <w:del w:id="92" w:author="Hauser Anthony" w:date="2026-05-26T09:19:00Z" w16du:dateUtc="2026-05-26T07:19:00Z">
        <w:r w:rsidR="00003807">
          <w:delText>27</w:delText>
        </w:r>
      </w:del>
      <w:ins w:id="93" w:author="Hauser Anthony" w:date="2026-05-26T09:19:00Z" w16du:dateUtc="2026-05-26T07:19:00Z">
        <w:r>
          <w:t>19</w:t>
        </w:r>
      </w:ins>
      <w:r>
        <w:t xml:space="preserve">].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(see Table S1 in Supplementary File 1). </w:t>
      </w:r>
      <w:ins w:id="94" w:author="Hauser Anthony" w:date="2026-05-26T09:19:00Z" w16du:dateUtc="2026-05-26T07:19:00Z">
        <w:r>
          <w:t xml:space="preserve">We modelled suicide separately to assess potential pandemic-related changes, given early concerns regarding the impact of restrictions on suicide mortality. </w:t>
        </w:r>
      </w:ins>
      <w:r>
        <w:t>Yearly population data by sex, NUTS-2 region, and age group for the years 2011–2021 were also provided by the Federal Statistical Office (FSO). We applied linear interpolation to obtain weekly population estimates.</w:t>
      </w:r>
    </w:p>
    <w:p w14:paraId="4EBF3E40" w14:textId="77777777" w:rsidR="0075763F" w:rsidRDefault="00000000">
      <w:pPr>
        <w:pStyle w:val="Titre2"/>
      </w:pPr>
      <w:bookmarkStart w:id="95" w:name="model"/>
      <w:bookmarkEnd w:id="91"/>
      <w:r>
        <w:rPr>
          <w:rStyle w:val="SectionNumber"/>
        </w:rPr>
        <w:t>3.2</w:t>
      </w:r>
      <w:r>
        <w:tab/>
        <w:t>Model</w:t>
      </w:r>
    </w:p>
    <w:p w14:paraId="19C3FAD7" w14:textId="78AED137" w:rsidR="0075763F" w:rsidRDefault="00000000">
      <w:pPr>
        <w:pStyle w:val="FirstParagraph"/>
      </w:pPr>
      <w:r>
        <w:t xml:space="preserve">We modeled the weekly number of deaths by cause for each age group using a Poisson distribution with a multivariate structure under a Bayesian framework, considering only the underlying cause of death. The model </w:t>
      </w:r>
      <w:del w:id="96" w:author="Hauser Anthony" w:date="2026-05-26T09:19:00Z" w16du:dateUtc="2026-05-26T07:19:00Z">
        <w:r w:rsidR="00003807">
          <w:delText>accounts</w:delText>
        </w:r>
      </w:del>
      <w:ins w:id="97" w:author="Hauser Anthony" w:date="2026-05-26T09:19:00Z" w16du:dateUtc="2026-05-26T07:19:00Z">
        <w:r>
          <w:t>accounted</w:t>
        </w:r>
      </w:ins>
      <w:r>
        <w:t xml:space="preserve"> for changes in population size </w:t>
      </w:r>
      <m:oMath>
        <m:r>
          <w:rPr>
            <w:rFonts w:ascii="Cambria Math" w:hAnsi="Cambria Math"/>
          </w:rPr>
          <m:t>N</m:t>
        </m:r>
      </m:oMath>
      <w:r>
        <w:t xml:space="preserve"> 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cause-specific mortality risk by region and sex, respectively. Temporal variation </w:t>
      </w:r>
      <w:del w:id="98" w:author="Hauser Anthony" w:date="2026-05-26T09:19:00Z" w16du:dateUtc="2026-05-26T07:19:00Z">
        <w:r w:rsidR="00003807">
          <w:delText>is</w:delText>
        </w:r>
      </w:del>
      <w:ins w:id="99" w:author="Hauser Anthony" w:date="2026-05-26T09:19:00Z" w16du:dateUtc="2026-05-26T07:19:00Z">
        <w:r>
          <w:t>was</w:t>
        </w:r>
      </w:ins>
      <w:r>
        <w:t xml:space="preserve"> captured by two components: a seasonal trend modeled using a periodic Gaussian Process (GP) with an exponentiated sin-squared kernel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w:t>
      </w:r>
      <w:del w:id="100" w:author="Hauser Anthony" w:date="2026-05-26T09:19:00Z" w16du:dateUtc="2026-05-26T07:19:00Z">
        <w:r w:rsidR="00003807">
          <w:delText>28</w:delText>
        </w:r>
      </w:del>
      <w:ins w:id="101" w:author="Hauser Anthony" w:date="2026-05-26T09:19:00Z" w16du:dateUtc="2026-05-26T07:19:00Z">
        <w:r>
          <w:t>20</w:t>
        </w:r>
      </w:ins>
      <w:r>
        <w:t xml:space="preserve">], with </w:t>
      </w:r>
      <m:oMath>
        <m:r>
          <w:rPr>
            <w:rFonts w:ascii="Cambria Math" w:hAnsi="Cambria Math"/>
          </w:rPr>
          <m:t>t</m:t>
        </m:r>
      </m:oMath>
      <w:r>
        <w:t xml:space="preserve"> representing calendar weeks. To account for the correlation between mortality risks across causes, the model </w:t>
      </w:r>
      <w:del w:id="102" w:author="Hauser Anthony" w:date="2026-05-26T09:19:00Z" w16du:dateUtc="2026-05-26T07:19:00Z">
        <w:r w:rsidR="00003807">
          <w:delText>incorporates</w:delText>
        </w:r>
      </w:del>
      <w:ins w:id="103" w:author="Hauser Anthony" w:date="2026-05-26T09:19:00Z" w16du:dateUtc="2026-05-26T07:19:00Z">
        <w:r>
          <w:t>incorporated</w:t>
        </w:r>
      </w:ins>
      <w:r>
        <w:t xml:space="preserve"> a multivariate random effect </w:t>
      </w:r>
      <m:oMath>
        <m:r>
          <w:rPr>
            <w:rFonts w:ascii="Cambria Math" w:hAnsi="Cambria Math"/>
          </w:rPr>
          <m:t>ϵ</m:t>
        </m:r>
        <m:d>
          <m:dPr>
            <m:ctrlPr>
              <w:rPr>
                <w:rFonts w:ascii="Cambria Math" w:hAnsi="Cambria Math"/>
              </w:rPr>
            </m:ctrlPr>
          </m:dPr>
          <m:e>
            <m:r>
              <w:rPr>
                <w:rFonts w:ascii="Cambria Math" w:hAnsi="Cambria Math"/>
              </w:rPr>
              <m:t>t</m:t>
            </m:r>
          </m:e>
        </m:d>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m:oMath>
        <m:r>
          <w:rPr>
            <w:rFonts w:ascii="Cambria Math" w:hAnsi="Cambria Math"/>
          </w:rPr>
          <m:t>Σ</m:t>
        </m:r>
      </m:oMath>
      <w:r>
        <w:t xml:space="preserve"> is the covariance matrix. Correlations between causes were modeled with a Cholesky LKJ(1) prior, which imposes no a priori preference on the strength or direction of the correlations.</w:t>
      </w:r>
    </w:p>
    <w:p w14:paraId="0E7AB890" w14:textId="77777777" w:rsidR="0075763F" w:rsidRDefault="00000000">
      <w:pPr>
        <w:pStyle w:val="Corpsdetexte"/>
      </w:pPr>
      <w:r>
        <w:t>The model is specified as follows:</w:t>
      </w:r>
    </w:p>
    <w:p w14:paraId="15073778" w14:textId="77777777" w:rsidR="0075763F" w:rsidRPr="008769AE" w:rsidRDefault="00000000">
      <w:pPr>
        <w:pStyle w:val="Corpsdetexte"/>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50E7B130" w14:textId="77777777" w:rsidR="0075763F" w:rsidRDefault="00000000">
      <w:pPr>
        <w:pStyle w:val="FirstParagraph"/>
      </w:pPr>
      <w:r>
        <w:t>with</w:t>
      </w:r>
    </w:p>
    <w:p w14:paraId="638559EC" w14:textId="659D15FA" w:rsidR="0075763F" w:rsidRDefault="00000000">
      <w:pPr>
        <w:pStyle w:val="Corpsdetexte"/>
      </w:pPr>
      <m:oMathPara>
        <m:oMathParaPr>
          <m:jc m:val="center"/>
        </m:oMathParaPr>
        <m:oMath>
          <m:r>
            <m:rPr>
              <m:sty m:val="p"/>
            </m:rPr>
            <w:rPr>
              <w:rFonts w:ascii="Cambria Math" w:hAnsi="Cambria Math"/>
            </w:rPr>
            <m:t>log</m:t>
          </m:r>
          <m:sSub>
            <m:sSubPr>
              <m:ctrlPr>
                <w:del w:id="104" w:author="Hauser Anthony" w:date="2026-05-26T09:19:00Z" w16du:dateUtc="2026-05-26T07:19:00Z">
                  <w:rPr>
                    <w:rFonts w:ascii="Cambria Math" w:hAnsi="Cambria Math"/>
                  </w:rPr>
                </w:del>
              </m:ctrlPr>
            </m:sSubPr>
            <m:e>
              <m:r>
                <w:del w:id="105" w:author="Hauser Anthony" w:date="2026-05-26T09:19:00Z" w16du:dateUtc="2026-05-26T07:19:00Z">
                  <w:rPr>
                    <w:rFonts w:ascii="Cambria Math" w:hAnsi="Cambria Math"/>
                  </w:rPr>
                  <m:t>μ</m:t>
                </w:del>
              </m:r>
            </m:e>
            <m:sub>
              <m:r>
                <w:del w:id="106" w:author="Hauser Anthony" w:date="2026-05-26T09:19:00Z" w16du:dateUtc="2026-05-26T07:19:00Z">
                  <w:rPr>
                    <w:rFonts w:ascii="Cambria Math" w:hAnsi="Cambria Math"/>
                  </w:rPr>
                  <m:t>irs</m:t>
                </w:del>
              </m:r>
            </m:sub>
          </m:sSub>
          <m:r>
            <w:ins w:id="107" w:author="Hauser Anthony" w:date="2026-05-26T09:19:00Z" w16du:dateUtc="2026-05-26T07:19:00Z">
              <w:rPr>
                <w:rFonts w:ascii="Cambria Math" w:hAnsi="Cambria Math"/>
              </w:rPr>
              <m:t> </m:t>
            </w:ins>
          </m:r>
          <m:sSub>
            <m:sSubPr>
              <m:ctrlPr>
                <w:ins w:id="108" w:author="Hauser Anthony" w:date="2026-05-26T09:19:00Z" w16du:dateUtc="2026-05-26T07:19:00Z">
                  <w:rPr>
                    <w:rFonts w:ascii="Cambria Math" w:hAnsi="Cambria Math"/>
                  </w:rPr>
                </w:ins>
              </m:ctrlPr>
            </m:sSubPr>
            <m:e>
              <m:r>
                <w:ins w:id="109" w:author="Hauser Anthony" w:date="2026-05-26T09:19:00Z" w16du:dateUtc="2026-05-26T07:19:00Z">
                  <w:rPr>
                    <w:rFonts w:ascii="Cambria Math" w:hAnsi="Cambria Math"/>
                  </w:rPr>
                  <m:t>μ</m:t>
                </w:ins>
              </m:r>
            </m:e>
            <m:sub>
              <m:r>
                <w:ins w:id="110" w:author="Hauser Anthony" w:date="2026-05-26T09:19:00Z" w16du:dateUtc="2026-05-26T07:19:00Z">
                  <w:rPr>
                    <w:rFonts w:ascii="Cambria Math" w:hAnsi="Cambria Math"/>
                  </w:rPr>
                  <m:t>irs</m:t>
                </w:ins>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0DD7AA9F" w14:textId="625718B7" w:rsidR="0075763F"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Note that even though we </w:t>
      </w:r>
      <w:del w:id="111" w:author="Hauser Anthony" w:date="2026-05-26T09:19:00Z" w16du:dateUtc="2026-05-26T07:19:00Z">
        <w:r w:rsidR="00003807">
          <w:delText>use</w:delText>
        </w:r>
      </w:del>
      <w:ins w:id="112" w:author="Hauser Anthony" w:date="2026-05-26T09:19:00Z" w16du:dateUtc="2026-05-26T07:19:00Z">
        <w:r>
          <w:t>used</w:t>
        </w:r>
      </w:ins>
      <w:r>
        <w:t xml:space="preserve"> a Poisson likelihood, this model </w:t>
      </w:r>
      <w:del w:id="113" w:author="Hauser Anthony" w:date="2026-05-26T09:19:00Z" w16du:dateUtc="2026-05-26T07:19:00Z">
        <w:r w:rsidR="00003807">
          <w:delText>accounts</w:delText>
        </w:r>
      </w:del>
      <w:ins w:id="114" w:author="Hauser Anthony" w:date="2026-05-26T09:19:00Z" w16du:dateUtc="2026-05-26T07:19:00Z">
        <w:r>
          <w:t>accounted</w:t>
        </w:r>
      </w:ins>
      <w:r>
        <w:t xml:space="preserve"> for potential overdispersion through its complex random-effect structure. </w:t>
      </w:r>
    </w:p>
    <w:p w14:paraId="25B96137" w14:textId="639663A4" w:rsidR="0075763F" w:rsidRDefault="00000000">
      <w:pPr>
        <w:pStyle w:val="Corpsdetexte"/>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1 January 2011 and and 31 December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in 2020 and 2021, defined as the </w:t>
      </w:r>
      <w:r>
        <w:rPr>
          <w:i/>
          <w:iCs/>
        </w:rPr>
        <w:t>posterior predictive distribution</w:t>
      </w:r>
      <w:r>
        <w:t xml:space="preserve"> after removing the random effect </w:t>
      </w:r>
      <m:oMath>
        <m:r>
          <w:rPr>
            <w:rFonts w:ascii="Cambria Math" w:hAnsi="Cambria Math"/>
          </w:rPr>
          <m:t>ϵ</m:t>
        </m:r>
        <m:d>
          <m:dPr>
            <m:ctrlPr>
              <w:rPr>
                <w:rFonts w:ascii="Cambria Math" w:hAnsi="Cambria Math"/>
              </w:rPr>
            </m:ctrlPr>
          </m:dPr>
          <m:e>
            <m:r>
              <w:rPr>
                <w:rFonts w:ascii="Cambria Math" w:hAnsi="Cambria Math"/>
              </w:rPr>
              <m:t>t</m:t>
            </m:r>
          </m:e>
        </m:d>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We removed </w:t>
      </w:r>
      <m:oMath>
        <m:r>
          <w:rPr>
            <w:rFonts w:ascii="Cambria Math" w:hAnsi="Cambria Math"/>
          </w:rPr>
          <m:t>ϵ</m:t>
        </m:r>
        <m:d>
          <m:dPr>
            <m:ctrlPr>
              <w:rPr>
                <w:rFonts w:ascii="Cambria Math" w:hAnsi="Cambria Math"/>
              </w:rPr>
            </m:ctrlPr>
          </m:dPr>
          <m:e>
            <m:r>
              <w:rPr>
                <w:rFonts w:ascii="Cambria Math" w:hAnsi="Cambria Math"/>
              </w:rPr>
              <m:t>t</m:t>
            </m:r>
          </m:e>
        </m:d>
      </m:oMath>
      <w:r>
        <w:t xml:space="preserve"> because it </w:t>
      </w:r>
      <w:del w:id="115" w:author="Hauser Anthony" w:date="2026-05-26T09:19:00Z" w16du:dateUtc="2026-05-26T07:19:00Z">
        <w:r w:rsidR="00003807">
          <w:delText>is</w:delText>
        </w:r>
      </w:del>
      <w:ins w:id="116" w:author="Hauser Anthony" w:date="2026-05-26T09:19:00Z" w16du:dateUtc="2026-05-26T07:19:00Z">
        <w:r>
          <w:t>was</w:t>
        </w:r>
      </w:ins>
      <w:r>
        <w:t xml:space="preserve"> designed to capture </w:t>
      </w:r>
      <w:r>
        <w:rPr>
          <w:i/>
          <w:iCs/>
        </w:rPr>
        <w:t>excess mortality</w:t>
      </w:r>
      <w:del w:id="117" w:author="Hauser Anthony" w:date="2026-05-26T09:19:00Z" w16du:dateUtc="2026-05-26T07:19:00Z">
        <w:r w:rsidR="00003807">
          <w:delText>—that is,</w:delText>
        </w:r>
      </w:del>
      <w:ins w:id="118" w:author="Hauser Anthony" w:date="2026-05-26T09:19:00Z" w16du:dateUtc="2026-05-26T07:19:00Z">
        <w:r>
          <w:t>, i.e.,</w:t>
        </w:r>
      </w:ins>
      <w:r>
        <w:t xml:space="preserve"> unexplained or anomalous variation beyond structured trends. Weekly excess mortality by cause, region and sex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53D35172" w14:textId="77777777" w:rsidR="0075763F" w:rsidRDefault="00000000">
      <w:pPr>
        <w:pStyle w:val="Corpsdetexte"/>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6CE873C7" w14:textId="1B797CFF" w:rsidR="0075763F" w:rsidRDefault="00000000">
      <w:pPr>
        <w:pStyle w:val="FirstParagraph"/>
      </w:pPr>
      <w:r>
        <w:t xml:space="preserve"> We also reported aggregated estimates of excess mortality (i.e., </w:t>
      </w:r>
      <w:r>
        <w:rPr>
          <w:i/>
          <w:iCs/>
        </w:rPr>
        <w:t>all-cause excess mortality</w:t>
      </w:r>
      <w:r>
        <w:t xml:space="preserve">), across regions, across sexes and across time periods. This </w:t>
      </w:r>
      <w:del w:id="119" w:author="Hauser Anthony" w:date="2026-05-26T09:19:00Z" w16du:dateUtc="2026-05-26T07:19:00Z">
        <w:r w:rsidR="00003807">
          <w:delText>is</w:delText>
        </w:r>
      </w:del>
      <w:ins w:id="120" w:author="Hauser Anthony" w:date="2026-05-26T09:19:00Z" w16du:dateUtc="2026-05-26T07:19:00Z">
        <w:r>
          <w:t>was</w:t>
        </w:r>
      </w:ins>
      <w:r>
        <w:t xml:space="preserve"> simply obtained by adding posterior samples.</w:t>
      </w:r>
    </w:p>
    <w:p w14:paraId="2CAE92AE" w14:textId="77777777" w:rsidR="0075763F" w:rsidRDefault="00000000">
      <w:pPr>
        <w:pStyle w:val="Titre2"/>
      </w:pPr>
      <w:bookmarkStart w:id="121" w:name="further-analysis"/>
      <w:bookmarkEnd w:id="95"/>
      <w:r>
        <w:rPr>
          <w:rStyle w:val="SectionNumber"/>
        </w:rPr>
        <w:t>3.3</w:t>
      </w:r>
      <w:r>
        <w:tab/>
        <w:t>Further analysis</w:t>
      </w:r>
    </w:p>
    <w:p w14:paraId="403DDA94" w14:textId="77777777" w:rsidR="0075763F" w:rsidRDefault="00000000">
      <w:pPr>
        <w:pStyle w:val="FirstParagraph"/>
      </w:pPr>
      <w:r>
        <w:t>We examined how excess deaths from specific causes were related over time to excess deaths from COVID-19 during 2020–21. To do this, we computed partial Pearson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1FF7308A" w14:textId="1EBD0420" w:rsidR="0075763F" w:rsidRDefault="00000000">
      <w:pPr>
        <w:pStyle w:val="Corpsdetexte"/>
      </w:pPr>
      <w:r>
        <w:t xml:space="preserve">To better understand the observed trends in deaths with cancer as the underlying cause, we conducted an additional analysis including all individuals who died </w:t>
      </w:r>
      <w:r>
        <w:rPr>
          <w:i/>
          <w:iCs/>
        </w:rPr>
        <w:t>with</w:t>
      </w:r>
      <w:r>
        <w:t xml:space="preserve"> cancer, i.e., where cancer was reported either as the underlying (referred to as </w:t>
      </w:r>
      <w:r>
        <w:rPr>
          <w:i/>
          <w:iCs/>
        </w:rPr>
        <w:t>deaths from cancer</w:t>
      </w:r>
      <w:r>
        <w:t>) or the immediate cause of death. We computed the number of deaths from cancer to the total number of deaths with cancer over time and examined their distribution by cancer survival rate to assess whether competing risks with COVID-19 might explain some of the observed patterns. We performed all the analyses in R version 4.4.1 and Stan version 2.35.0 [</w:t>
      </w:r>
      <w:del w:id="122" w:author="Hauser Anthony" w:date="2026-05-26T09:19:00Z" w16du:dateUtc="2026-05-26T07:19:00Z">
        <w:r w:rsidR="00003807">
          <w:delText xml:space="preserve">29]. </w:delText>
        </w:r>
        <w:r w:rsidR="00003807" w:rsidRPr="00075CD5">
          <w:delText>Code is available at a public repository (link anonymized for review).</w:delText>
        </w:r>
      </w:del>
      <w:ins w:id="123" w:author="Hauser Anthony" w:date="2026-05-26T09:19:00Z" w16du:dateUtc="2026-05-26T07:19:00Z">
        <w:r>
          <w:t xml:space="preserve">21]. All code is available from </w:t>
        </w:r>
        <w:r w:rsidR="0075763F">
          <w:fldChar w:fldCharType="begin"/>
        </w:r>
        <w:r w:rsidR="0075763F">
          <w:instrText>HYPERLINK "https://github.com/anthonyhauser/causes-of-deaths" \h</w:instrText>
        </w:r>
        <w:r w:rsidR="0075763F">
          <w:fldChar w:fldCharType="separate"/>
        </w:r>
        <w:r w:rsidR="0075763F">
          <w:rPr>
            <w:rStyle w:val="Lienhypertexte"/>
          </w:rPr>
          <w:t>https://github.com/anthonyhauser/causes-of-deaths</w:t>
        </w:r>
        <w:r w:rsidR="0075763F">
          <w:fldChar w:fldCharType="end"/>
        </w:r>
        <w:r>
          <w:t>.</w:t>
        </w:r>
      </w:ins>
    </w:p>
    <w:p w14:paraId="690DF0A0" w14:textId="77777777" w:rsidR="0075763F" w:rsidRDefault="00000000">
      <w:pPr>
        <w:pPrChange w:id="124" w:author="Hauser Anthony" w:date="2026-05-26T09:19:00Z" w16du:dateUtc="2026-05-26T07:19:00Z">
          <w:pPr>
            <w:pStyle w:val="Corpsdetexte"/>
          </w:pPr>
        </w:pPrChange>
      </w:pPr>
      <w:r>
        <w:br w:type="page"/>
      </w:r>
    </w:p>
    <w:p w14:paraId="56D529CD" w14:textId="77777777" w:rsidR="0075763F" w:rsidRDefault="00000000">
      <w:pPr>
        <w:pStyle w:val="Titre1"/>
      </w:pPr>
      <w:bookmarkStart w:id="125" w:name="results"/>
      <w:bookmarkEnd w:id="90"/>
      <w:bookmarkEnd w:id="121"/>
      <w:r>
        <w:rPr>
          <w:rStyle w:val="SectionNumber"/>
        </w:rPr>
        <w:lastRenderedPageBreak/>
        <w:t>4</w:t>
      </w:r>
      <w:r>
        <w:tab/>
        <w:t>Results</w:t>
      </w:r>
    </w:p>
    <w:p w14:paraId="4AB18B18" w14:textId="77777777" w:rsidR="0075763F" w:rsidRDefault="00000000">
      <w:pPr>
        <w:pStyle w:val="Titre2"/>
      </w:pPr>
      <w:bookmarkStart w:id="126" w:name="distribution-of-deaths"/>
      <w:r>
        <w:rPr>
          <w:rStyle w:val="SectionNumber"/>
        </w:rPr>
        <w:t>4.1</w:t>
      </w:r>
      <w:r>
        <w:tab/>
        <w:t>Distribution of deaths</w:t>
      </w:r>
    </w:p>
    <w:p w14:paraId="1831E798" w14:textId="54541006" w:rsidR="0075763F" w:rsidRDefault="00000000">
      <w:pPr>
        <w:pStyle w:val="FirstParagraph"/>
      </w:pPr>
      <w:r>
        <w:t xml:space="preserve">In Switzerland, deaths </w:t>
      </w:r>
      <w:del w:id="127" w:author="Hauser Anthony" w:date="2026-05-26T09:19:00Z" w16du:dateUtc="2026-05-26T07:19:00Z">
        <w:r>
          <w:delText>are</w:delText>
        </w:r>
      </w:del>
      <w:ins w:id="128" w:author="Hauser Anthony" w:date="2026-05-26T09:19:00Z" w16du:dateUtc="2026-05-26T07:19:00Z">
        <w:r>
          <w:t>were</w:t>
        </w:r>
      </w:ins>
      <w:r>
        <w:t xml:space="preserve"> heavily concentrated among older adults: 88% occurred in individuals aged 65 and over, while fewer than 2% were among people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4D8E7DD2" w14:textId="77777777" w:rsidR="0075763F" w:rsidRDefault="00000000">
      <w:pPr>
        <w:pStyle w:val="Titre2"/>
      </w:pPr>
      <w:bookmarkStart w:id="129" w:name="prepandemic-mortality-trends"/>
      <w:bookmarkEnd w:id="126"/>
      <w:r>
        <w:rPr>
          <w:rStyle w:val="SectionNumber"/>
        </w:rPr>
        <w:t>4.2</w:t>
      </w:r>
      <w:r>
        <w:tab/>
        <w:t>Prepandemic mortality trends</w:t>
      </w:r>
    </w:p>
    <w:p w14:paraId="6E7DC5B1" w14:textId="117AE0DC" w:rsidR="0075763F" w:rsidRDefault="00000000">
      <w:pPr>
        <w:pStyle w:val="FirstParagraph"/>
      </w:pPr>
      <w:r>
        <w:t xml:space="preserve">The model </w:t>
      </w:r>
      <w:del w:id="130" w:author="Hauser Anthony" w:date="2026-05-26T09:19:00Z" w16du:dateUtc="2026-05-26T07:19:00Z">
        <w:r>
          <w:delText>captures</w:delText>
        </w:r>
      </w:del>
      <w:ins w:id="131" w:author="Hauser Anthony" w:date="2026-05-26T09:19:00Z" w16du:dateUtc="2026-05-26T07:19:00Z">
        <w:r>
          <w:t>captured</w:t>
        </w:r>
      </w:ins>
      <w:r>
        <w:t xml:space="preserve"> the seasonal and long-term trends in cause-specific mortality between 2011 and 2019 (Fig 2A for individuals aged 80+, and Fig S1–S4 in Supplementary File 1 for other age groups), while rare episodes of excess mortality </w:t>
      </w:r>
      <w:del w:id="132" w:author="Hauser Anthony" w:date="2026-05-26T09:19:00Z" w16du:dateUtc="2026-05-26T07:19:00Z">
        <w:r>
          <w:delText>are</w:delText>
        </w:r>
      </w:del>
      <w:ins w:id="133" w:author="Hauser Anthony" w:date="2026-05-26T09:19:00Z" w16du:dateUtc="2026-05-26T07:19:00Z">
        <w:r>
          <w:t>were</w:t>
        </w:r>
      </w:ins>
      <w:r>
        <w:t xml:space="preserve"> identified, such as in the winters of 2014/15 and 2016/17. We </w:t>
      </w:r>
      <w:del w:id="134" w:author="Hauser Anthony" w:date="2026-05-26T09:19:00Z" w16du:dateUtc="2026-05-26T07:19:00Z">
        <w:r>
          <w:delText>observe</w:delText>
        </w:r>
      </w:del>
      <w:ins w:id="135" w:author="Hauser Anthony" w:date="2026-05-26T09:19:00Z" w16du:dateUtc="2026-05-26T07:19:00Z">
        <w:r>
          <w:t>observed</w:t>
        </w:r>
      </w:ins>
      <w:r>
        <w:t xml:space="preserve"> similarities in mortality trends across six different groups of causes, both in the seasonal patterns and in intermittent episodes of excess mortality that often occur synchronously. For the 80+ age group, Fig 2C highlights this synchrony in timing, showing that the expected mean mortality peak (in black) </w:t>
      </w:r>
      <w:del w:id="136" w:author="Hauser Anthony" w:date="2026-05-26T09:19:00Z" w16du:dateUtc="2026-05-26T07:19:00Z">
        <w:r>
          <w:delText>occurs</w:delText>
        </w:r>
      </w:del>
      <w:ins w:id="137" w:author="Hauser Anthony" w:date="2026-05-26T09:19:00Z" w16du:dateUtc="2026-05-26T07:19:00Z">
        <w:r>
          <w:t>occured</w:t>
        </w:r>
      </w:ins>
      <w:r>
        <w:t xml:space="preserve"> consistently across causes between January and February. During the pre-pandemic period (2011–2019), observed peak timings align closely with these expectations. However, during the pandemic years, we </w:t>
      </w:r>
      <w:del w:id="138" w:author="Hauser Anthony" w:date="2026-05-26T09:19:00Z" w16du:dateUtc="2026-05-26T07:19:00Z">
        <w:r>
          <w:delText>observe</w:delText>
        </w:r>
      </w:del>
      <w:ins w:id="139" w:author="Hauser Anthony" w:date="2026-05-26T09:19:00Z" w16du:dateUtc="2026-05-26T07:19:00Z">
        <w:r>
          <w:t>observed</w:t>
        </w:r>
      </w:ins>
      <w:r>
        <w:t xml:space="preserve"> a marked shift: mortality peaks occur earlier than expected. In addition, the model </w:t>
      </w:r>
      <w:del w:id="140" w:author="Hauser Anthony" w:date="2026-05-26T09:19:00Z" w16du:dateUtc="2026-05-26T07:19:00Z">
        <w:r>
          <w:delText>reveals</w:delText>
        </w:r>
      </w:del>
      <w:ins w:id="141" w:author="Hauser Anthony" w:date="2026-05-26T09:19:00Z" w16du:dateUtc="2026-05-26T07:19:00Z">
        <w:r>
          <w:t>revealed</w:t>
        </w:r>
      </w:ins>
      <w:r>
        <w:t xml:space="preserve"> strong positive correlations in cause-specific excess mortality, mostly among individuals aged 80 and over (Fig 2B). Specifically, excess deaths from respiratory diseases, mental or neurological disorders, and cardiovascular diseases </w:t>
      </w:r>
      <w:del w:id="142" w:author="Hauser Anthony" w:date="2026-05-26T09:19:00Z" w16du:dateUtc="2026-05-26T07:19:00Z">
        <w:r>
          <w:delText>are</w:delText>
        </w:r>
      </w:del>
      <w:ins w:id="143" w:author="Hauser Anthony" w:date="2026-05-26T09:19:00Z" w16du:dateUtc="2026-05-26T07:19:00Z">
        <w:r>
          <w:t>were</w:t>
        </w:r>
      </w:ins>
      <w:r>
        <w:t xml:space="preserve"> highly correlated, with pairwise correlations exceeding 0.8.</w:t>
      </w:r>
    </w:p>
    <w:p w14:paraId="6A16006C" w14:textId="77777777" w:rsidR="0075763F" w:rsidRDefault="00000000">
      <w:pPr>
        <w:pStyle w:val="Titre2"/>
      </w:pPr>
      <w:bookmarkStart w:id="144" w:name="covid-19-mortality"/>
      <w:bookmarkEnd w:id="129"/>
      <w:r>
        <w:rPr>
          <w:rStyle w:val="SectionNumber"/>
        </w:rPr>
        <w:t>4.3</w:t>
      </w:r>
      <w:r>
        <w:tab/>
        <w:t>COVID-19 mortality</w:t>
      </w:r>
    </w:p>
    <w:p w14:paraId="691B2971" w14:textId="159F6094" w:rsidR="0075763F" w:rsidRDefault="00000000">
      <w:pPr>
        <w:pStyle w:val="FirstParagraph"/>
      </w:pPr>
      <w:r>
        <w:t xml:space="preserve">The model also </w:t>
      </w:r>
      <w:del w:id="145" w:author="Hauser Anthony" w:date="2026-05-26T09:19:00Z" w16du:dateUtc="2026-05-26T07:19:00Z">
        <w:r>
          <w:delText>captures</w:delText>
        </w:r>
      </w:del>
      <w:ins w:id="146" w:author="Hauser Anthony" w:date="2026-05-26T09:19:00Z" w16du:dateUtc="2026-05-26T07:19:00Z">
        <w:r>
          <w:t>captured</w:t>
        </w:r>
      </w:ins>
      <w:r>
        <w:t xml:space="preserve"> all-cause mortality between 2011 and 2019, obtained by aggregating the expected cause-specific mortality. Among individuals aged 65 and over, the impact of the first two COVID-19 waves</w:t>
      </w:r>
      <w:del w:id="147" w:author="Hauser Anthony" w:date="2026-05-26T09:19:00Z" w16du:dateUtc="2026-05-26T07:19:00Z">
        <w:r>
          <w:delText>—-</w:delText>
        </w:r>
      </w:del>
      <w:ins w:id="148" w:author="Hauser Anthony" w:date="2026-05-26T09:19:00Z" w16du:dateUtc="2026-05-26T07:19:00Z">
        <w:r>
          <w:t xml:space="preserve">, during </w:t>
        </w:r>
      </w:ins>
      <w:r>
        <w:t>spring 2020 and fall/winter 2020–21</w:t>
      </w:r>
      <w:del w:id="149" w:author="Hauser Anthony" w:date="2026-05-26T09:19:00Z" w16du:dateUtc="2026-05-26T07:19:00Z">
        <w:r>
          <w:delText>—-</w:delText>
        </w:r>
      </w:del>
      <w:ins w:id="150" w:author="Hauser Anthony" w:date="2026-05-26T09:19:00Z" w16du:dateUtc="2026-05-26T07:19:00Z">
        <w:r>
          <w:t xml:space="preserve">, </w:t>
        </w:r>
      </w:ins>
      <w:r>
        <w:t xml:space="preserve">clearly exceeded any episodes of excess mortality observed between 2011 and 2019 (Fig 3A). Cumulative excess mortality highlights the substantial increase in deaths during these waves, followed by a gradual mortality deficit in the subsequent weeks (Fig 3B). When excluding deaths attributed to COVID-19, we also </w:t>
      </w:r>
      <w:del w:id="151" w:author="Hauser Anthony" w:date="2026-05-26T09:19:00Z" w16du:dateUtc="2026-05-26T07:19:00Z">
        <w:r>
          <w:delText>observe</w:delText>
        </w:r>
      </w:del>
      <w:ins w:id="152" w:author="Hauser Anthony" w:date="2026-05-26T09:19:00Z" w16du:dateUtc="2026-05-26T07:19:00Z">
        <w:r>
          <w:t>observed</w:t>
        </w:r>
      </w:ins>
      <w:r>
        <w:t xml:space="preserve"> that mortality from other causes was lower than expected in 2020–21 for people aged 65 and over.</w:t>
      </w:r>
    </w:p>
    <w:p w14:paraId="5211B7B4" w14:textId="77777777" w:rsidR="0075763F" w:rsidRDefault="00000000">
      <w:pPr>
        <w:pStyle w:val="Titre2"/>
      </w:pPr>
      <w:bookmarkStart w:id="153" w:name="X2d11acc4875a576e3781fb4a2d0c06e2991d12c"/>
      <w:bookmarkEnd w:id="144"/>
      <w:r>
        <w:rPr>
          <w:rStyle w:val="SectionNumber"/>
        </w:rPr>
        <w:t>4.4</w:t>
      </w:r>
      <w:r>
        <w:tab/>
        <w:t>Cause-specific excess mortality in 2020-21</w:t>
      </w:r>
    </w:p>
    <w:p w14:paraId="0CC16490" w14:textId="77777777" w:rsidR="0075763F" w:rsidRDefault="00000000">
      <w:pPr>
        <w:pStyle w:val="FirstParagraph"/>
      </w:pPr>
      <w:r>
        <w:t>Among individuals aged below 64, almost all cumulative mortalities remained within expected levels over 2020–21, suggesting no evidence of excess mortality (Fig 4A&amp;B and Fig S5-S9 in Supplementary File 1). A slight excess in suicides was observed among 0-17 over 2020-21 (16</w:t>
      </w:r>
      <w:ins w:id="154" w:author="Hauser Anthony" w:date="2026-05-26T09:19:00Z" w16du:dateUtc="2026-05-26T07:19:00Z">
        <w:r>
          <w:t>, 95% Credibility Interval (95%CrI)</w:t>
        </w:r>
      </w:ins>
      <w:r>
        <w:t xml:space="preserve"> [2-28], +54%), but the small number of observed deaths (43) limits interpretation (Fig S5). In contrast, among individuals aged 65–79, a deficit in deaths due to cancers and mental or neurological disorders was observed in 2020–21, with approximately 5% fewer deaths than expected (Fig 4C). The largest decrease occurred during the Alpha wave in January–February 2021. Mortality due to cardiovascular diseases in this group remained within the expected range, although a localized excess was noted during the autumn 2020 wave (+14%).</w:t>
      </w:r>
    </w:p>
    <w:p w14:paraId="723B9890" w14:textId="77777777" w:rsidR="0075763F" w:rsidRDefault="00000000">
      <w:pPr>
        <w:pStyle w:val="Corpsdetexte"/>
      </w:pPr>
      <w:r>
        <w:lastRenderedPageBreak/>
        <w:t>Similar patterns were seen in the 80+ age group (Fig 4D).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overall, but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cause-specific excess mortality estimates by phases for all causes and all age groups.</w:t>
      </w:r>
    </w:p>
    <w:p w14:paraId="7358CB9D" w14:textId="77777777" w:rsidR="0075763F" w:rsidRDefault="00000000">
      <w:pPr>
        <w:pStyle w:val="Corpsdetexte"/>
      </w:pPr>
      <w:r>
        <w:t xml:space="preserve">To better understand the apparent decrease in cancer-related excess mortality in January–February 2021, we examined deaths among individuals aged 65 and over with a cancer diagnosis in 2020–21. Unlike analyses based solely on the underlying cause of death, this approach also included individuals with cancer who died from other causes. In contrast to deaths </w:t>
      </w:r>
      <w:r>
        <w:rPr>
          <w:i/>
          <w:iCs/>
        </w:rPr>
        <w:t>from</w:t>
      </w:r>
      <w:r>
        <w:t xml:space="preserve"> cancer (pink), the total number of deaths with cancer (black) did not decline during January–February 2021 and even increased slightly in the 65–79 age group and more markedly in those aged 80 and over (Fig S10A in Supplementary File 1). When stratifying deaths with cancer by survival category, we observed that cancers with high survival exhibited the largest increase during this period, particularly among individuals aged 80 and over (Fig S10B in Supplementary File 1).  </w:t>
      </w:r>
    </w:p>
    <w:p w14:paraId="30883741" w14:textId="77777777" w:rsidR="0075763F" w:rsidRDefault="00000000">
      <w:pPr>
        <w:pStyle w:val="Titre2"/>
      </w:pPr>
      <w:bookmarkStart w:id="155" w:name="Xd537387f716daf71b655cf5953dad128feb954d"/>
      <w:bookmarkEnd w:id="153"/>
      <w:r>
        <w:rPr>
          <w:rStyle w:val="SectionNumber"/>
        </w:rPr>
        <w:t>4.5</w:t>
      </w:r>
      <w:r>
        <w:tab/>
        <w:t>Correlation with respiratory diseases in 2020-21</w:t>
      </w:r>
    </w:p>
    <w:p w14:paraId="74BC7DC5" w14:textId="77777777" w:rsidR="0075763F" w:rsidRDefault="00000000">
      <w:pPr>
        <w:pStyle w:val="FirstParagraph"/>
      </w:pPr>
      <w:r>
        <w:t>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0.5 among individuals aged 80 and over (Fig 5 and Fig S11). Similar correlations were also found with other respiratory diseases, reflecting the high correlations inferred by the model for the prepandemic period 2011-2019. The strongest correlations with COVID-19 were seen at lags of 1 to 3 weeks, meaning that COVID-19-related excess deaths happened slightly after those from cardiovascular or mental/neurological causes. In contrast, we observed negative correlations between cancer and COVID-19 mortality, particularly among those aged 65–79.</w:t>
      </w:r>
    </w:p>
    <w:p w14:paraId="7E31E181" w14:textId="77777777" w:rsidR="0075763F" w:rsidRDefault="00000000">
      <w:r>
        <w:br w:type="page"/>
      </w:r>
    </w:p>
    <w:p w14:paraId="5AA50447" w14:textId="77777777" w:rsidR="0075763F" w:rsidRDefault="00000000">
      <w:pPr>
        <w:pStyle w:val="Titre1"/>
      </w:pPr>
      <w:bookmarkStart w:id="156" w:name="discussion"/>
      <w:bookmarkEnd w:id="125"/>
      <w:bookmarkEnd w:id="155"/>
      <w:r>
        <w:rPr>
          <w:rStyle w:val="SectionNumber"/>
        </w:rPr>
        <w:lastRenderedPageBreak/>
        <w:t>5</w:t>
      </w:r>
      <w:r>
        <w:tab/>
        <w:t>Discussion</w:t>
      </w:r>
    </w:p>
    <w:p w14:paraId="07A1FFB9" w14:textId="77777777" w:rsidR="0075763F" w:rsidRDefault="00000000">
      <w:pPr>
        <w:pStyle w:val="Titre2"/>
      </w:pPr>
      <w:bookmarkStart w:id="157" w:name="summary"/>
      <w:r>
        <w:rPr>
          <w:rStyle w:val="SectionNumber"/>
        </w:rPr>
        <w:t>5.1</w:t>
      </w:r>
      <w:r>
        <w:tab/>
        <w:t>Summary</w:t>
      </w:r>
    </w:p>
    <w:p w14:paraId="6CDC0D35" w14:textId="77777777" w:rsidR="0075763F" w:rsidRDefault="00000000">
      <w:pPr>
        <w:pStyle w:val="FirstParagraph"/>
      </w:pPr>
      <w:r>
        <w:t xml:space="preserve">We modelled cause-specific mortality trends in Switzerland from 2011 to 2019 to assess excess mortality during the COVID-19 pandemic in 2020–2021. Compared with the prepandemic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in 2021. These deficits were more than offset by COVID-19 deaths, resulting in overall all-cause excess mortality. These shifts likely reflect a combination of mechanisms, including mortality displacement, competing risks, and reduced circulation of other pathogens due to public-health measures. </w:t>
      </w:r>
    </w:p>
    <w:p w14:paraId="50F3A283" w14:textId="77777777" w:rsidR="0075763F" w:rsidRDefault="00000000">
      <w:pPr>
        <w:pStyle w:val="Titre2"/>
      </w:pPr>
      <w:bookmarkStart w:id="158" w:name="Xacf3f3f9a295da438b4923d264beecd65af4f57"/>
      <w:bookmarkEnd w:id="157"/>
      <w:r>
        <w:rPr>
          <w:rStyle w:val="SectionNumber"/>
        </w:rPr>
        <w:t>5.2</w:t>
      </w:r>
      <w:r>
        <w:tab/>
        <w:t>Potential explanations for the observed patterns: 4 types of disruption</w:t>
      </w:r>
    </w:p>
    <w:p w14:paraId="2DAE69F6" w14:textId="77777777" w:rsidR="0075763F" w:rsidRDefault="00000000">
      <w:pPr>
        <w:pStyle w:val="FirstParagraph"/>
      </w:pPr>
      <w:r>
        <w:t xml:space="preserve">Four broad disruptions could explain the observed patterns. First, under-ascertainment of COVID-19 deaths inflated the counts attributed to other causes. Modelling work suggests that only 72% of COVID-19 deaths were identified as such in Switzerland during 2020-21, with even lower proportions in epidemic peaks [6]. Because infection with SARS-CoV-2 can trigger cardiovascular complications, through inflammation, thrombosis, and direct cardiac injury, deaths with COVID-19 as an unrecognized concomitant cause likely contributed to the cardiovascular excesses seen in autumn 2020 and autumn 2021. This is further supported by the high positive correlations between COVID-19 and cardiovascular excesses. </w:t>
      </w:r>
    </w:p>
    <w:p w14:paraId="1723CB33" w14:textId="3EEADFD3" w:rsidR="0075763F" w:rsidRDefault="00000000">
      <w:pPr>
        <w:pStyle w:val="Corpsdetexte"/>
      </w:pPr>
      <w:r>
        <w:t xml:space="preserve">Second, sequelae of SARS-CoV-2 infection </w:t>
      </w:r>
      <w:del w:id="159" w:author="Hauser Anthony" w:date="2026-05-26T09:19:00Z" w16du:dateUtc="2026-05-26T07:19:00Z">
        <w:r>
          <w:delText>may</w:delText>
        </w:r>
      </w:del>
      <w:ins w:id="160" w:author="Hauser Anthony" w:date="2026-05-26T09:19:00Z" w16du:dateUtc="2026-05-26T07:19:00Z">
        <w:r>
          <w:t>could</w:t>
        </w:r>
      </w:ins>
      <w:r>
        <w:t xml:space="preserve"> increase other cause-specific mortality. Cohort studies have documented a higher individual risk of delayed complications</w:t>
      </w:r>
      <w:del w:id="161" w:author="Hauser Anthony" w:date="2026-05-26T09:19:00Z" w16du:dateUtc="2026-05-26T07:19:00Z">
        <w:r>
          <w:delText>—</w:delText>
        </w:r>
      </w:del>
      <w:ins w:id="162" w:author="Hauser Anthony" w:date="2026-05-26T09:19:00Z" w16du:dateUtc="2026-05-26T07:19:00Z">
        <w:r>
          <w:t xml:space="preserve">, </w:t>
        </w:r>
      </w:ins>
      <w:r>
        <w:t>particularly cardiovascular events</w:t>
      </w:r>
      <w:del w:id="163" w:author="Hauser Anthony" w:date="2026-05-26T09:19:00Z" w16du:dateUtc="2026-05-26T07:19:00Z">
        <w:r>
          <w:delText>—</w:delText>
        </w:r>
      </w:del>
      <w:ins w:id="164" w:author="Hauser Anthony" w:date="2026-05-26T09:19:00Z" w16du:dateUtc="2026-05-26T07:19:00Z">
        <w:r>
          <w:t xml:space="preserve">, </w:t>
        </w:r>
      </w:ins>
      <w:r>
        <w:t>months after infection [</w:t>
      </w:r>
      <w:del w:id="165" w:author="Hauser Anthony" w:date="2026-05-26T09:19:00Z" w16du:dateUtc="2026-05-26T07:19:00Z">
        <w:r>
          <w:delText>15], [16</w:delText>
        </w:r>
      </w:del>
      <w:ins w:id="166" w:author="Hauser Anthony" w:date="2026-05-26T09:19:00Z" w16du:dateUtc="2026-05-26T07:19:00Z">
        <w:r>
          <w:t>22], [23</w:t>
        </w:r>
      </w:ins>
      <w:r>
        <w:t>]. Population-level analyses show that these delayed effects contributed to sustained excess cardiovascular mortality in 2021 in countries such as the United States [4] and the United Kingdom [</w:t>
      </w:r>
      <w:del w:id="167" w:author="Hauser Anthony" w:date="2026-05-26T09:19:00Z" w16du:dateUtc="2026-05-26T07:19:00Z">
        <w:r>
          <w:delText>17</w:delText>
        </w:r>
      </w:del>
      <w:ins w:id="168" w:author="Hauser Anthony" w:date="2026-05-26T09:19:00Z" w16du:dateUtc="2026-05-26T07:19:00Z">
        <w:r>
          <w:t>24</w:t>
        </w:r>
      </w:ins>
      <w:r>
        <w:t>]. Such effects are difficult to detect in the relatively healthy Swiss population and may overlap with other disruptions—such as misclassified COVID-19 deaths or mortality displacement—complicating interpretations.</w:t>
      </w:r>
    </w:p>
    <w:p w14:paraId="53372C48" w14:textId="403D984D" w:rsidR="0075763F" w:rsidRDefault="00000000">
      <w:pPr>
        <w:pStyle w:val="Corpsdetexte"/>
      </w:pPr>
      <w:r>
        <w:t>Third, mortality displacement, i.e., when deaths occur earlier than they would have in the absence of the COVID-19 pandemic, partly explains the deficit in mortality observed during the first part of 2021. The clearest signal appears in mental and neurological disorders: among people aged 65 and over, deaths remained below baseline for several weeks after the autumn 2020 and winter 2020-21 COVID-19 waves. Nordic countries have seen a similar “harvesting” pattern: some individuals with dementia died during COVID-19 waves rather than later, leaving fewer dementia deaths afterward [12]. While displacement can persist for months in slowly progressing disorders such as dementia, its impact may appear almost immediately when remaining life expectancy is short, as in advanced cancers. Using multiple cause</w:t>
      </w:r>
      <w:ins w:id="169" w:author="Hauser Anthony" w:date="2026-05-26T09:19:00Z" w16du:dateUtc="2026-05-26T07:19:00Z">
        <w:r>
          <w:t xml:space="preserve"> of</w:t>
        </w:r>
      </w:ins>
      <w:r>
        <w:t xml:space="preserve"> death data, we found that the observed decline in cancer deaths at the end of 2020 was offset by an increase in cancer patients dying from other causes, mainly COVID-19, suggesting displacement from cancer to COVID-19 due to competing risks. This interpretation was supported by the analysis stratifying cancers by survival risk, which showed lower </w:t>
      </w:r>
      <w:del w:id="170" w:author="Hauser Anthony" w:date="2026-05-26T09:19:00Z" w16du:dateUtc="2026-05-26T07:19:00Z">
        <w:r>
          <w:delText>increase in</w:delText>
        </w:r>
      </w:del>
      <w:ins w:id="171" w:author="Hauser Anthony" w:date="2026-05-26T09:19:00Z" w16du:dateUtc="2026-05-26T07:19:00Z">
        <w:r>
          <w:t>excess</w:t>
        </w:r>
      </w:ins>
      <w:r>
        <w:t xml:space="preserve"> mortality among individuals with low-survival cancers, where the risks of dying from cancer or COVID-19 directly compete. Such results have also been reproduced theoretically through simulation-based modelling work [</w:t>
      </w:r>
      <w:del w:id="172" w:author="Hauser Anthony" w:date="2026-05-26T09:19:00Z" w16du:dateUtc="2026-05-26T07:19:00Z">
        <w:r>
          <w:delText>18</w:delText>
        </w:r>
      </w:del>
      <w:ins w:id="173" w:author="Hauser Anthony" w:date="2026-05-26T09:19:00Z" w16du:dateUtc="2026-05-26T07:19:00Z">
        <w:r>
          <w:t>25</w:t>
        </w:r>
      </w:ins>
      <w:r>
        <w:t>]. Finally, the observed negative correlation between cancer-related excess mortality and COVID-19 deaths, which was also reported spatially across US states, further supports this interpretation [13].</w:t>
      </w:r>
    </w:p>
    <w:p w14:paraId="06AAAE4F" w14:textId="59E99D72" w:rsidR="0075763F" w:rsidRDefault="00000000">
      <w:pPr>
        <w:pStyle w:val="Corpsdetexte"/>
      </w:pPr>
      <w:r>
        <w:lastRenderedPageBreak/>
        <w:t>Finally, pandemic response</w:t>
      </w:r>
      <w:del w:id="174" w:author="Hauser Anthony" w:date="2026-05-26T09:19:00Z" w16du:dateUtc="2026-05-26T07:19:00Z">
        <w:r>
          <w:delText>—</w:delText>
        </w:r>
      </w:del>
      <w:ins w:id="175" w:author="Hauser Anthony" w:date="2026-05-26T09:19:00Z" w16du:dateUtc="2026-05-26T07:19:00Z">
        <w:r>
          <w:t xml:space="preserve">, </w:t>
        </w:r>
      </w:ins>
      <w:r>
        <w:t>both mandated restrictions and voluntary behavior changes</w:t>
      </w:r>
      <w:del w:id="176" w:author="Hauser Anthony" w:date="2026-05-26T09:19:00Z" w16du:dateUtc="2026-05-26T07:19:00Z">
        <w:r>
          <w:delText>—</w:delText>
        </w:r>
      </w:del>
      <w:ins w:id="177" w:author="Hauser Anthony" w:date="2026-05-26T09:19:00Z" w16du:dateUtc="2026-05-26T07:19:00Z">
        <w:r>
          <w:t>,</w:t>
        </w:r>
      </w:ins>
      <w:r>
        <w:t xml:space="preserve">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their absence likely also reduced mortality from causes that depend on them, especially in adults aged 80 and over. This mechanism may account for the mental- and neurological-disease-related death</w:t>
      </w:r>
      <w:del w:id="178" w:author="Hauser Anthony" w:date="2026-05-26T09:19:00Z" w16du:dateUtc="2026-05-26T07:19:00Z">
        <w:r>
          <w:delText>-</w:delText>
        </w:r>
      </w:del>
      <w:ins w:id="179" w:author="Hauser Anthony" w:date="2026-05-26T09:19:00Z" w16du:dateUtc="2026-05-26T07:19:00Z">
        <w:r>
          <w:t xml:space="preserve"> </w:t>
        </w:r>
      </w:ins>
      <w:r>
        <w:t xml:space="preserve">deficits observed in early 2021 among the 65–79 and 80 + age groups. On the other hand, the implementation of NPIs has </w:t>
      </w:r>
      <w:ins w:id="180" w:author="Hauser Anthony" w:date="2026-05-26T09:19:00Z" w16du:dateUtc="2026-05-26T07:19:00Z">
        <w:r>
          <w:t xml:space="preserve">also </w:t>
        </w:r>
      </w:ins>
      <w:r>
        <w:t>been</w:t>
      </w:r>
      <w:del w:id="181" w:author="Hauser Anthony" w:date="2026-05-26T09:19:00Z" w16du:dateUtc="2026-05-26T07:19:00Z">
        <w:r>
          <w:delText xml:space="preserve"> also</w:delText>
        </w:r>
      </w:del>
      <w:r>
        <w:t xml:space="preserve"> used to explain the slight decrease in mortality attributed to cancer during the COVID-19 due to delays in diagnosis observed in the UK [3]. However, this effect is unlikely in Switzerland, where oncology care remained accessible and control measures remained comparatively less stringent [</w:t>
      </w:r>
      <w:del w:id="182" w:author="Hauser Anthony" w:date="2026-05-26T09:19:00Z" w16du:dateUtc="2026-05-26T07:19:00Z">
        <w:r>
          <w:delText>19</w:delText>
        </w:r>
      </w:del>
      <w:ins w:id="183" w:author="Hauser Anthony" w:date="2026-05-26T09:19:00Z" w16du:dateUtc="2026-05-26T07:19:00Z">
        <w:r>
          <w:t>26</w:t>
        </w:r>
      </w:ins>
      <w:r>
        <w:t xml:space="preserve">]. </w:t>
      </w:r>
    </w:p>
    <w:p w14:paraId="5CEDD29B" w14:textId="77777777" w:rsidR="0075763F" w:rsidRDefault="00000000">
      <w:pPr>
        <w:pStyle w:val="Titre2"/>
      </w:pPr>
      <w:bookmarkStart w:id="184" w:name="cross-cause-correlation"/>
      <w:bookmarkEnd w:id="158"/>
      <w:r>
        <w:rPr>
          <w:rStyle w:val="SectionNumber"/>
        </w:rPr>
        <w:t>5.3</w:t>
      </w:r>
      <w:r>
        <w:tab/>
        <w:t>Cross-cause correlation</w:t>
      </w:r>
    </w:p>
    <w:p w14:paraId="2AB57035" w14:textId="18AE2A62" w:rsidR="0075763F" w:rsidRDefault="00000000">
      <w:pPr>
        <w:pStyle w:val="FirstParagraph"/>
      </w:pPr>
      <w:r>
        <w:t xml:space="preserve">Our multivariate model </w:t>
      </w:r>
      <w:del w:id="185" w:author="Hauser Anthony" w:date="2026-05-26T09:19:00Z" w16du:dateUtc="2026-05-26T07:19:00Z">
        <w:r>
          <w:delText>reveals</w:delText>
        </w:r>
      </w:del>
      <w:ins w:id="186" w:author="Hauser Anthony" w:date="2026-05-26T09:19:00Z" w16du:dateUtc="2026-05-26T07:19:00Z">
        <w:r>
          <w:t>revealed</w:t>
        </w:r>
      </w:ins>
      <w:r>
        <w:t xml:space="preserve"> two layers of pre-2020 cause-specific mortality correlation: first, most causes share a winter peak across age groups; second, even after removing this seasonal component, excess deaths from respiratory, cardiovascular, and mental-neurological diseases remain tightly coupled. </w:t>
      </w:r>
      <w:ins w:id="187" w:author="Riou Julien" w:date="2026-05-27T15:24:00Z">
        <w:r w:rsidR="00D672DC" w:rsidRPr="00D672DC">
          <w:t>Modelling these correlations jointly</w:t>
        </w:r>
      </w:ins>
      <w:ins w:id="188" w:author="Riou Julien" w:date="2026-05-27T15:39:00Z" w16du:dateUtc="2026-05-27T13:39:00Z">
        <w:r w:rsidR="000E6F53">
          <w:t xml:space="preserve"> made it possible</w:t>
        </w:r>
        <w:r w:rsidR="00B15899">
          <w:t xml:space="preserve"> </w:t>
        </w:r>
      </w:ins>
      <w:ins w:id="189" w:author="Riou Julien" w:date="2026-05-27T15:24:00Z">
        <w:r w:rsidR="00D672DC" w:rsidRPr="00D672DC">
          <w:t>to distinguish between competing explanations for cause-specific mortality patterns</w:t>
        </w:r>
      </w:ins>
      <w:ins w:id="190" w:author="Riou Julien" w:date="2026-05-27T15:24:00Z" w16du:dateUtc="2026-05-27T13:24:00Z">
        <w:r w:rsidR="00D672DC">
          <w:t xml:space="preserve"> (i.e., </w:t>
        </w:r>
      </w:ins>
      <w:ins w:id="191" w:author="Riou Julien" w:date="2026-05-27T15:24:00Z">
        <w:r w:rsidR="00D672DC" w:rsidRPr="00D672DC">
          <w:t>misclassification, mortality displacement, and indirect effects</w:t>
        </w:r>
      </w:ins>
      <w:ins w:id="192" w:author="Riou Julien" w:date="2026-05-27T15:25:00Z" w16du:dateUtc="2026-05-27T13:25:00Z">
        <w:r w:rsidR="00D672DC">
          <w:t xml:space="preserve">) </w:t>
        </w:r>
      </w:ins>
      <w:ins w:id="193" w:author="Riou Julien" w:date="2026-05-27T15:24:00Z">
        <w:r w:rsidR="00D672DC" w:rsidRPr="00D672DC">
          <w:t xml:space="preserve">which </w:t>
        </w:r>
      </w:ins>
      <w:ins w:id="194" w:author="Riou Julien" w:date="2026-05-27T15:39:00Z" w16du:dateUtc="2026-05-27T13:39:00Z">
        <w:r w:rsidR="00CC24ED">
          <w:t>cannot</w:t>
        </w:r>
      </w:ins>
      <w:ins w:id="195" w:author="Riou Julien" w:date="2026-05-27T15:24:00Z">
        <w:r w:rsidR="00D672DC" w:rsidRPr="00D672DC">
          <w:t xml:space="preserve"> be disentangled when causes are analysed in isolation. </w:t>
        </w:r>
      </w:ins>
      <w:r>
        <w:t xml:space="preserve">The correlation </w:t>
      </w:r>
      <w:del w:id="196" w:author="Hauser Anthony" w:date="2026-05-26T09:19:00Z" w16du:dateUtc="2026-05-26T07:19:00Z">
        <w:r>
          <w:delText>is</w:delText>
        </w:r>
      </w:del>
      <w:ins w:id="197" w:author="Hauser Anthony" w:date="2026-05-26T09:19:00Z" w16du:dateUtc="2026-05-26T07:19:00Z">
        <w:r>
          <w:t>was</w:t>
        </w:r>
      </w:ins>
      <w:r>
        <w:t xml:space="preserve"> highest in winters with the largest influenza epidemics, implying that a substantial share of the apparent cardiovascular excess </w:t>
      </w:r>
      <w:del w:id="198" w:author="Hauser Anthony" w:date="2026-05-26T09:19:00Z" w16du:dateUtc="2026-05-26T07:19:00Z">
        <w:r>
          <w:delText>is</w:delText>
        </w:r>
      </w:del>
      <w:ins w:id="199" w:author="Hauser Anthony" w:date="2026-05-26T09:19:00Z" w16du:dateUtc="2026-05-26T07:19:00Z">
        <w:r>
          <w:t>was</w:t>
        </w:r>
      </w:ins>
      <w:r>
        <w:t xml:space="preserve"> infection-related (either through biologically triggered events or misclassification) [</w:t>
      </w:r>
      <w:del w:id="200" w:author="Hauser Anthony" w:date="2026-05-26T09:19:00Z" w16du:dateUtc="2026-05-26T07:19:00Z">
        <w:r>
          <w:delText>20], [21</w:delText>
        </w:r>
      </w:del>
      <w:ins w:id="201" w:author="Hauser Anthony" w:date="2026-05-26T09:19:00Z" w16du:dateUtc="2026-05-26T07:19:00Z">
        <w:r>
          <w:t>27], [28</w:t>
        </w:r>
      </w:ins>
      <w:r>
        <w:t>]. While extreme weather or pollution could still contribute, previous studies have suggested that they only explain a minor fraction of the observed excess mortality [</w:t>
      </w:r>
      <w:del w:id="202" w:author="Hauser Anthony" w:date="2026-05-26T09:19:00Z" w16du:dateUtc="2026-05-26T07:19:00Z">
        <w:r>
          <w:delText>23</w:delText>
        </w:r>
      </w:del>
      <w:ins w:id="203" w:author="Hauser Anthony" w:date="2026-05-26T09:19:00Z" w16du:dateUtc="2026-05-26T07:19:00Z">
        <w:r>
          <w:t>30</w:t>
        </w:r>
      </w:ins>
      <w:r>
        <w:t>]. Evidence from 2020-21 reinforces this assumption, as excess cardiovascular and mental/neurological deaths correlate with both COVID-19 and non-COVID-19 respiratory excesses during a period when mortality patterns were disrupted. In this context, the COVID-19 disruption served as a natural experiment, as COVID-19 waves occurred at unusual periods for a respiratory disease and flu waves were almost non-existent in winter 2020-21. While the exact mechanisms need to be investigated in more depth, this suggests that the contribution of respiratory pathogens on overall mortality has been underestimated.</w:t>
      </w:r>
    </w:p>
    <w:p w14:paraId="0D9E6A50" w14:textId="77777777" w:rsidR="0075763F" w:rsidRDefault="00000000">
      <w:pPr>
        <w:pStyle w:val="Titre2"/>
      </w:pPr>
      <w:bookmarkStart w:id="204" w:name="strengths-limitations-and-perspectives"/>
      <w:bookmarkEnd w:id="184"/>
      <w:r>
        <w:rPr>
          <w:rStyle w:val="SectionNumber"/>
        </w:rPr>
        <w:t>5.4</w:t>
      </w:r>
      <w:r>
        <w:tab/>
        <w:t>Strengths, limitations and perspectives</w:t>
      </w:r>
    </w:p>
    <w:p w14:paraId="1161365D" w14:textId="4B279E42" w:rsidR="0075763F" w:rsidRDefault="00000000">
      <w:pPr>
        <w:pStyle w:val="FirstParagraph"/>
      </w:pPr>
      <w:r>
        <w:t>The study ha</w:t>
      </w:r>
      <w:ins w:id="205" w:author="Riou Julien" w:date="2026-05-27T15:33:00Z" w16du:dateUtc="2026-05-27T13:33:00Z">
        <w:r w:rsidR="008D21A8">
          <w:t>d</w:t>
        </w:r>
      </w:ins>
      <w:del w:id="206" w:author="Riou Julien" w:date="2026-05-27T15:33:00Z" w16du:dateUtc="2026-05-27T13:33:00Z">
        <w:r w:rsidDel="008D21A8">
          <w:delText>s</w:delText>
        </w:r>
      </w:del>
      <w:r>
        <w:t xml:space="preserve"> several strengths. We studied the COVID-19 disruption, which temporarily decoupled normally synchronized causes of death, to examine how they are linked. We built a multi-dimensional Bayesian model that </w:t>
      </w:r>
      <w:del w:id="207" w:author="Hauser Anthony" w:date="2026-05-26T09:19:00Z" w16du:dateUtc="2026-05-26T07:19:00Z">
        <w:r>
          <w:delText>captures</w:delText>
        </w:r>
      </w:del>
      <w:ins w:id="208" w:author="Hauser Anthony" w:date="2026-05-26T09:19:00Z" w16du:dateUtc="2026-05-26T07:19:00Z">
        <w:r>
          <w:t>captured</w:t>
        </w:r>
      </w:ins>
      <w:r>
        <w:t xml:space="preserve"> population change, long-term trends, seasonal patterns, and cross-cause correlation. Gaussian processes </w:t>
      </w:r>
      <w:del w:id="209" w:author="Hauser Anthony" w:date="2026-05-26T09:19:00Z" w16du:dateUtc="2026-05-26T07:19:00Z">
        <w:r>
          <w:delText>give</w:delText>
        </w:r>
      </w:del>
      <w:ins w:id="210" w:author="Hauser Anthony" w:date="2026-05-26T09:19:00Z" w16du:dateUtc="2026-05-26T07:19:00Z">
        <w:r>
          <w:t>gave</w:t>
        </w:r>
      </w:ins>
      <w:r>
        <w:t xml:space="preserve"> this model more flexibility than generalized linear models with splines or seasonal ARIMA, resulting in sharper estimates and more realistic uncertainty [4], [9]–[12], [</w:t>
      </w:r>
      <w:del w:id="211" w:author="Hauser Anthony" w:date="2026-05-26T09:19:00Z" w16du:dateUtc="2026-05-26T07:19:00Z">
        <w:r>
          <w:delText>24</w:delText>
        </w:r>
      </w:del>
      <w:ins w:id="212" w:author="Hauser Anthony" w:date="2026-05-26T09:19:00Z" w16du:dateUtc="2026-05-26T07:19:00Z">
        <w:r>
          <w:t>31</w:t>
        </w:r>
      </w:ins>
      <w:r>
        <w:t>]. Other approaches that have formally modeled cross-cause correlation, used tensors or multi-cause Gaussian processes, but their complexity often prevents a clear understanding of how cause-specific mortalities are related [8], [</w:t>
      </w:r>
      <w:del w:id="213" w:author="Hauser Anthony" w:date="2026-05-26T09:19:00Z" w16du:dateUtc="2026-05-26T07:19:00Z">
        <w:r>
          <w:delText>25</w:delText>
        </w:r>
      </w:del>
      <w:ins w:id="214" w:author="Hauser Anthony" w:date="2026-05-26T09:19:00Z" w16du:dateUtc="2026-05-26T07:19:00Z">
        <w:r>
          <w:t>32</w:t>
        </w:r>
      </w:ins>
      <w:r>
        <w:t xml:space="preserve">]. Our Bayesian framework explicitly </w:t>
      </w:r>
      <w:del w:id="215" w:author="Hauser Anthony" w:date="2026-05-26T09:19:00Z" w16du:dateUtc="2026-05-26T07:19:00Z">
        <w:r>
          <w:delText>propagates</w:delText>
        </w:r>
      </w:del>
      <w:ins w:id="216" w:author="Hauser Anthony" w:date="2026-05-26T09:19:00Z" w16du:dateUtc="2026-05-26T07:19:00Z">
        <w:r>
          <w:t>propagated</w:t>
        </w:r>
      </w:ins>
      <w:r>
        <w:t xml:space="preserve"> uncertainty, a critical feature when excess-mortality estimates depend on counterfactual predictions. The analysis also </w:t>
      </w:r>
      <w:del w:id="217" w:author="Hauser Anthony" w:date="2026-05-26T09:19:00Z" w16du:dateUtc="2026-05-26T07:19:00Z">
        <w:r>
          <w:delText>benefits</w:delText>
        </w:r>
      </w:del>
      <w:ins w:id="218" w:author="Hauser Anthony" w:date="2026-05-26T09:19:00Z" w16du:dateUtc="2026-05-26T07:19:00Z">
        <w:r>
          <w:t>benefited</w:t>
        </w:r>
      </w:ins>
      <w:r>
        <w:t xml:space="preserve"> from Switzerland’s high-quality death-certificate data, which follow consistent coding guidelines and achieve near-complete coverage. Weekly aggregation </w:t>
      </w:r>
      <w:del w:id="219" w:author="Hauser Anthony" w:date="2026-05-26T09:19:00Z" w16du:dateUtc="2026-05-26T07:19:00Z">
        <w:r>
          <w:delText>preserves</w:delText>
        </w:r>
      </w:del>
      <w:ins w:id="220" w:author="Hauser Anthony" w:date="2026-05-26T09:19:00Z" w16du:dateUtc="2026-05-26T07:19:00Z">
        <w:r>
          <w:t>preserved</w:t>
        </w:r>
      </w:ins>
      <w:r>
        <w:t xml:space="preserve"> high temporal granularity and allowed us to detect fine-scale synchrony between causes.</w:t>
      </w:r>
    </w:p>
    <w:p w14:paraId="596F4335" w14:textId="1324816D" w:rsidR="0075763F" w:rsidRDefault="00000000">
      <w:pPr>
        <w:pStyle w:val="Corpsdetexte"/>
      </w:pPr>
      <w:r>
        <w:lastRenderedPageBreak/>
        <w:t>The study also has limitations. First, most analyses rely solely on the unique underlying cause of death, which may overlook mechanisms such as mortality displacement or competing risks. The additional analysis focusing on cancer illustrates both this limitation and how incorporating multiple cause death data can provide a more complete picture of mortality dynamics</w:t>
      </w:r>
      <w:ins w:id="221" w:author="Riou Julien" w:date="2026-05-27T15:31:00Z" w16du:dateUtc="2026-05-27T13:31:00Z">
        <w:r w:rsidR="008D21A8">
          <w:t xml:space="preserve">. </w:t>
        </w:r>
      </w:ins>
      <w:ins w:id="222" w:author="Riou Julien" w:date="2026-05-27T15:31:00Z">
        <w:r w:rsidR="008D21A8" w:rsidRPr="008D21A8">
          <w:t>Switzerland's death certificates record immediate, underlying, and concomitant causes, and future work should leverage this richer information to move beyond the underlying cause of death. Incorporating secondary and contributing causes would allow a more rigorous quantification of mortality displacement across time and causes, and would help disentangle misclassification from true shifts in cause-specific mortality</w:t>
        </w:r>
      </w:ins>
      <w:del w:id="223" w:author="Hauser Anthony" w:date="2026-05-26T09:19:00Z" w16du:dateUtc="2026-05-26T07:19:00Z">
        <w:r>
          <w:delText>.</w:delText>
        </w:r>
      </w:del>
      <w:ins w:id="224" w:author="Hauser Anthony" w:date="2026-05-26T09:19:00Z" w16du:dateUtc="2026-05-26T07:19:00Z">
        <w:r>
          <w:t xml:space="preserve"> [16].</w:t>
        </w:r>
      </w:ins>
      <w:r>
        <w:t xml:space="preserve"> </w:t>
      </w:r>
      <w:del w:id="225" w:author="Riou Julien" w:date="2026-05-27T15:42:00Z" w16du:dateUtc="2026-05-27T13:42:00Z">
        <w:r w:rsidDel="00330111">
          <w:delText xml:space="preserve">Models explicitly representing these mechanisms </w:delText>
        </w:r>
      </w:del>
      <w:del w:id="226" w:author="Riou Julien" w:date="2026-05-27T15:41:00Z" w16du:dateUtc="2026-05-27T13:41:00Z">
        <w:r w:rsidDel="001539D2">
          <w:delText xml:space="preserve">can be combined to achieve a more rigorous and </w:delText>
        </w:r>
      </w:del>
      <w:del w:id="227" w:author="Riou Julien" w:date="2026-05-27T15:42:00Z" w16du:dateUtc="2026-05-27T13:42:00Z">
        <w:r w:rsidDel="00330111">
          <w:delText xml:space="preserve">integrated quantification of mortality displacement across time and causes. </w:delText>
        </w:r>
      </w:del>
      <w:r>
        <w:t>Frailty-survival models capture temporal displacement by accounting for unobserved heterogeneity, while competing-risk models capture cross-cause displacement by redistributing deaths among alternatives [5], [</w:t>
      </w:r>
      <w:del w:id="228" w:author="Hauser Anthony" w:date="2026-05-26T09:19:00Z" w16du:dateUtc="2026-05-26T07:19:00Z">
        <w:r>
          <w:delText>26</w:delText>
        </w:r>
      </w:del>
      <w:ins w:id="229" w:author="Hauser Anthony" w:date="2026-05-26T09:19:00Z" w16du:dateUtc="2026-05-26T07:19:00Z">
        <w:r>
          <w:t>33</w:t>
        </w:r>
      </w:ins>
      <w:r>
        <w:t>]. Misclassification, however, may persist even with richer cause-of-death information. Second, some model assumptions, such as the static effects across sex, region, and broad age ranges may oversimplify reality. It also applies to the estimation of excess mortality in the other causes category, which, by definition, comprises a highly heterogeneous set of conditions. For this reason, we did not present or interpret these results, and the magnitude of the corresponding all-cause excess mortality estimates (Fig</w:t>
      </w:r>
      <w:del w:id="230" w:author="Hauser Anthony" w:date="2026-05-26T09:19:00Z" w16du:dateUtc="2026-05-26T07:19:00Z">
        <w:r>
          <w:delText>.</w:delText>
        </w:r>
      </w:del>
      <w:r>
        <w:t xml:space="preserve"> 3) should be interpreted with caution. Third, reliance on aggregated data raises the risk of ecological bias: correlations seen at the population level, e.g., between COVID-19 and cardiovascular mortality, do not imply causation for individual cases. Finally, the dataset ends in 2021, limiting our ability to assess the long-term effects of COVID-19 on cause-specific mortality.</w:t>
      </w:r>
    </w:p>
    <w:p w14:paraId="1C7235A7" w14:textId="49839D7C" w:rsidR="0075763F" w:rsidRDefault="00000000">
      <w:pPr>
        <w:pStyle w:val="Corpsdetexte"/>
      </w:pPr>
      <w:r>
        <w:t>In the future, cause-specific mortality data could serve different purposes. First, it shows how disruption in one cause</w:t>
      </w:r>
      <w:del w:id="231" w:author="Hauser Anthony" w:date="2026-05-26T09:19:00Z" w16du:dateUtc="2026-05-26T07:19:00Z">
        <w:r>
          <w:delText>—</w:delText>
        </w:r>
      </w:del>
      <w:ins w:id="232" w:author="Hauser Anthony" w:date="2026-05-26T09:19:00Z" w16du:dateUtc="2026-05-26T07:19:00Z">
        <w:r>
          <w:t xml:space="preserve">, </w:t>
        </w:r>
      </w:ins>
      <w:r>
        <w:t>such as a respiratory virus epidemic</w:t>
      </w:r>
      <w:del w:id="233" w:author="Hauser Anthony" w:date="2026-05-26T09:19:00Z" w16du:dateUtc="2026-05-26T07:19:00Z">
        <w:r>
          <w:delText>—</w:delText>
        </w:r>
      </w:del>
      <w:ins w:id="234" w:author="Hauser Anthony" w:date="2026-05-26T09:19:00Z" w16du:dateUtc="2026-05-26T07:19:00Z">
        <w:r>
          <w:t xml:space="preserve">, </w:t>
        </w:r>
      </w:ins>
      <w:r>
        <w:t xml:space="preserve">can cascade into shifts in other mortality patterns, revealing hidden dependencies. Second, incorporating these dependencies to predict all-cause mortality might improve accuracy.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generalisable. Further, stratifying the analysis by socio-economic status would allow us to characterize the mortality burden across different levels of vulnerability. Finally, extending the series through </w:t>
      </w:r>
      <w:del w:id="235" w:author="Hauser Anthony" w:date="2026-05-26T09:19:00Z" w16du:dateUtc="2026-05-26T07:19:00Z">
        <w:r>
          <w:delText>2023</w:delText>
        </w:r>
      </w:del>
      <w:ins w:id="236" w:author="Hauser Anthony" w:date="2026-05-26T09:19:00Z" w16du:dateUtc="2026-05-26T07:19:00Z">
        <w:r>
          <w:t>2022</w:t>
        </w:r>
      </w:ins>
      <w:r>
        <w:t xml:space="preserve"> and </w:t>
      </w:r>
      <w:del w:id="237" w:author="Hauser Anthony" w:date="2026-05-26T09:19:00Z" w16du:dateUtc="2026-05-26T07:19:00Z">
        <w:r>
          <w:delText>2024</w:delText>
        </w:r>
      </w:del>
      <w:ins w:id="238" w:author="Hauser Anthony" w:date="2026-05-26T09:19:00Z" w16du:dateUtc="2026-05-26T07:19:00Z">
        <w:r>
          <w:t>2023</w:t>
        </w:r>
      </w:ins>
      <w:r>
        <w:t xml:space="preserve"> will clarify whether the different effects responsible for the disruption of mortality persists after 2021.</w:t>
      </w:r>
    </w:p>
    <w:p w14:paraId="648102A2" w14:textId="77777777" w:rsidR="0075763F" w:rsidRDefault="00000000">
      <w:pPr>
        <w:pStyle w:val="Titre2"/>
      </w:pPr>
      <w:bookmarkStart w:id="239" w:name="conclusion"/>
      <w:bookmarkEnd w:id="204"/>
      <w:r>
        <w:rPr>
          <w:rStyle w:val="SectionNumber"/>
        </w:rPr>
        <w:t>5.5</w:t>
      </w:r>
      <w:r>
        <w:tab/>
        <w:t>Conclusion</w:t>
      </w:r>
    </w:p>
    <w:p w14:paraId="444EFF2E" w14:textId="77777777" w:rsidR="0075763F" w:rsidRDefault="00000000">
      <w:pPr>
        <w:pStyle w:val="FirstParagraph"/>
      </w:pPr>
      <w:r>
        <w:t>The COVID-19 pandemic caused an exceptional disruption in mortality patterns, affecting multiple causes of death simultaneously. This disruption provided a unique natural experiment to disentangle mechanisms that have historically overlapped, including misclassification, mortality displacement across time and causes, and the effects of control measures. Our analysis offers a first step toward understanding the links between causes of death that normally evolve in parallel. The next step will be to integrate multiple-cause-of-death data and explicitly model complex processes such as the harvesting effect and competing risks to achieve a more complete representation of mortality dynamics.</w:t>
      </w:r>
    </w:p>
    <w:p w14:paraId="25A06AFE" w14:textId="77777777" w:rsidR="0075763F" w:rsidRDefault="00000000">
      <w:r>
        <w:br w:type="page"/>
      </w:r>
    </w:p>
    <w:p w14:paraId="18A15BCF" w14:textId="446E125B" w:rsidR="0075763F" w:rsidRDefault="00000000" w:rsidP="008769AE">
      <w:pPr>
        <w:pStyle w:val="Titre1"/>
        <w:rPr>
          <w:moveTo w:id="240" w:author="Hauser Anthony" w:date="2026-05-26T09:19:00Z" w16du:dateUtc="2026-05-26T07:19:00Z"/>
        </w:rPr>
      </w:pPr>
      <w:bookmarkStart w:id="241" w:name="figures"/>
      <w:bookmarkEnd w:id="156"/>
      <w:bookmarkEnd w:id="239"/>
      <w:ins w:id="242" w:author="Hauser Anthony" w:date="2026-05-26T09:19:00Z" w16du:dateUtc="2026-05-26T07:19:00Z">
        <w:r>
          <w:rPr>
            <w:rStyle w:val="SectionNumber"/>
          </w:rPr>
          <w:lastRenderedPageBreak/>
          <w:t>6</w:t>
        </w:r>
        <w:r>
          <w:tab/>
        </w:r>
      </w:ins>
      <w:moveToRangeStart w:id="243" w:author="Hauser Anthony" w:date="2026-05-26T09:19:00Z" w:name="move230679591"/>
      <w:moveTo w:id="244" w:author="Hauser Anthony" w:date="2026-05-26T09:19:00Z" w16du:dateUtc="2026-05-26T07:19:00Z">
        <w:r>
          <w:t>Figures</w:t>
        </w:r>
      </w:moveTo>
    </w:p>
    <w:p w14:paraId="52CDAE4E" w14:textId="6C18BE86" w:rsidR="0075763F" w:rsidRDefault="00000000">
      <w:pPr>
        <w:pStyle w:val="Corpsdetexte"/>
        <w:rPr>
          <w:moveTo w:id="245" w:author="Hauser Anthony" w:date="2026-05-26T09:19:00Z" w16du:dateUtc="2026-05-26T07:19:00Z"/>
        </w:rPr>
      </w:pPr>
      <w:moveTo w:id="246" w:author="Hauser Anthony" w:date="2026-05-26T09:19:00Z" w16du:dateUtc="2026-05-26T07:19:00Z">
        <w:r>
          <w:rPr>
            <w:b/>
            <w:bCs/>
          </w:rPr>
          <w:t>Figure 1.</w:t>
        </w:r>
        <w:r>
          <w:t xml:space="preserve"> Cause-of-death data in 2020-21. A. Number of deaths by age groups in 2020-21. B. Distribution of the deaths occured in 2020-21 over the nine causes of deaths for each age group.</w:t>
        </w:r>
      </w:moveTo>
    </w:p>
    <w:p w14:paraId="4636BDF1" w14:textId="4D138582" w:rsidR="0075763F" w:rsidRDefault="00000000">
      <w:pPr>
        <w:pStyle w:val="Corpsdetexte"/>
        <w:rPr>
          <w:moveTo w:id="247" w:author="Hauser Anthony" w:date="2026-05-26T09:19:00Z" w16du:dateUtc="2026-05-26T07:19:00Z"/>
        </w:rPr>
      </w:pPr>
      <w:moveTo w:id="248" w:author="Hauser Anthony" w:date="2026-05-26T09:19:00Z" w16du:dateUtc="2026-05-26T07:19:00Z">
        <w:r>
          <w:rPr>
            <w:b/>
            <w:bCs/>
          </w:rPr>
          <w:t>Figure 2.</w:t>
        </w:r>
        <w:r>
          <w:t xml:space="preserve"> Model fit and cross-cause dependencies for the 80+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moveTo>
    </w:p>
    <w:p w14:paraId="4D0A79E6" w14:textId="00F5ADCA" w:rsidR="0075763F" w:rsidRDefault="00000000">
      <w:pPr>
        <w:pStyle w:val="Corpsdetexte"/>
        <w:rPr>
          <w:moveTo w:id="249" w:author="Hauser Anthony" w:date="2026-05-26T09:19:00Z" w16du:dateUtc="2026-05-26T07:19:00Z"/>
        </w:rPr>
      </w:pPr>
      <w:moveTo w:id="250" w:author="Hauser Anthony" w:date="2026-05-26T09:19:00Z" w16du:dateUtc="2026-05-26T07:19:00Z">
        <w:r>
          <w:rPr>
            <w:b/>
            <w:bCs/>
          </w:rPr>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w:t>
        </w:r>
      </w:moveTo>
      <w:moveToRangeEnd w:id="243"/>
      <w:ins w:id="251" w:author="Hauser Anthony" w:date="2026-05-26T09:19:00Z" w16du:dateUtc="2026-05-26T07:19:00Z">
        <w:r>
          <w:t>credibility intervals (95% CrI).</w:t>
        </w:r>
      </w:ins>
      <w:moveToRangeStart w:id="252" w:author="Hauser Anthony" w:date="2026-05-26T09:19:00Z" w:name="move230679592"/>
      <w:moveTo w:id="253" w:author="Hauser Anthony" w:date="2026-05-26T09:19:00Z" w16du:dateUtc="2026-05-26T07:19:00Z">
        <w:r>
          <w:t xml:space="preserve"> B. Cumulative number of excess deaths with (in yellow) or without (in red) COVID-19 deaths, for each age group.</w:t>
        </w:r>
      </w:moveTo>
    </w:p>
    <w:p w14:paraId="0022AAE7" w14:textId="0C5217F7" w:rsidR="0075763F" w:rsidRDefault="00000000">
      <w:pPr>
        <w:pStyle w:val="Corpsdetexte"/>
        <w:rPr>
          <w:moveTo w:id="254" w:author="Hauser Anthony" w:date="2026-05-26T09:19:00Z" w16du:dateUtc="2026-05-26T07:19:00Z"/>
        </w:rPr>
      </w:pPr>
      <w:moveTo w:id="255" w:author="Hauser Anthony" w:date="2026-05-26T09:19:00Z" w16du:dateUtc="2026-05-26T07:19:00Z">
        <w:r>
          <w:rPr>
            <w:b/>
            <w:bCs/>
          </w:rPr>
          <w:t>Figure 4.</w:t>
        </w:r>
        <w:r>
          <w:t xml:space="preserve"> Cause-specific excess mortality by phase. Black lines and gray area correspond to posterior mean and 95% CrI of the cumulative (relative and absolute) excess mortality over 2020-21, respectively. </w:t>
        </w:r>
      </w:moveTo>
      <w:moveToRangeEnd w:id="252"/>
      <w:ins w:id="256" w:author="Hauser Anthony" w:date="2026-05-26T09:19:00Z" w16du:dateUtc="2026-05-26T07:19:00Z">
        <w:r>
          <w:t xml:space="preserve">The colored points and vertical lines correspond to posterior mean and 95% credibility intervals (95% CrI) of the relative excess mortality by phase, respectively. </w:t>
        </w:r>
      </w:ins>
      <w:moveToRangeStart w:id="257" w:author="Hauser Anthony" w:date="2026-05-26T09:19:00Z" w:name="move230679593"/>
      <w:moveTo w:id="258" w:author="Hauser Anthony" w:date="2026-05-26T09:19:00Z" w16du:dateUtc="2026-05-26T07:19:00Z">
        <w:r>
          <w:t>The phases are delimited by the dashed vertical lines. Panels A to D represent the different age groups. See Fig S5-S9 for the excess mortality by phase for each cause and each age group.</w:t>
        </w:r>
      </w:moveTo>
    </w:p>
    <w:p w14:paraId="4D031664" w14:textId="77777777" w:rsidR="0075763F" w:rsidRDefault="00000000">
      <w:pPr>
        <w:pStyle w:val="Corpsdetexte"/>
        <w:rPr>
          <w:moveTo w:id="259" w:author="Hauser Anthony" w:date="2026-05-26T09:19:00Z" w16du:dateUtc="2026-05-26T07:19:00Z"/>
        </w:rPr>
      </w:pPr>
      <w:moveTo w:id="260" w:author="Hauser Anthony" w:date="2026-05-26T09:19:00Z" w16du:dateUtc="2026-05-26T07:19:00Z">
        <w:r>
          <w:rPr>
            <w:b/>
            <w:bCs/>
          </w:rPr>
          <w:t>Figure 5.</w:t>
        </w:r>
        <w:r>
          <w:t xml:space="preserve"> Partial correlation between excess mortality due to either COVID-19 (red) or to other respiratory diseases (blue, tagged as “Respiratory Diseases”) and excess mortality due to cardiovascular diseases, cancers or mental/neurological diseases, for 65-79 and 80+ age groups, considering different lags (in weeks</w:t>
        </w:r>
      </w:moveTo>
      <w:moveToRangeEnd w:id="257"/>
      <w:ins w:id="261" w:author="Hauser Anthony" w:date="2026-05-26T09:19:00Z" w16du:dateUtc="2026-05-26T07:19:00Z">
        <w:r>
          <w:t>), i.e. different time shifts between changes in excess mortality due to respiratory diseases and changes in excess mortality due to the considered cause. Solid color lines correspond to the posterior mean and shaded colored area to the 95% credibility intervals (95% CrI).</w:t>
        </w:r>
      </w:ins>
      <w:moveToRangeStart w:id="262" w:author="Hauser Anthony" w:date="2026-05-26T09:19:00Z" w:name="move230679594"/>
      <w:moveTo w:id="263" w:author="Hauser Anthony" w:date="2026-05-26T09:19:00Z" w16du:dateUtc="2026-05-26T07:19:00Z">
        <w:r>
          <w:t xml:space="preserve"> The vertical dashed lines indicate the lag with the highest absolute partial correlation. A positive lag corresponds to the situation where excess mortality due to respiratory diseases (either COVID-19 or other respiratory diseases) occurs slightly after excess mortality due to the considered cause.</w:t>
        </w:r>
      </w:moveTo>
    </w:p>
    <w:moveToRangeEnd w:id="262"/>
    <w:p w14:paraId="0A7ED632" w14:textId="77777777" w:rsidR="0075763F" w:rsidRDefault="00000000">
      <w:pPr>
        <w:rPr>
          <w:ins w:id="264" w:author="Hauser Anthony" w:date="2026-05-26T09:19:00Z" w16du:dateUtc="2026-05-26T07:19:00Z"/>
        </w:rPr>
      </w:pPr>
      <w:ins w:id="265" w:author="Hauser Anthony" w:date="2026-05-26T09:19:00Z" w16du:dateUtc="2026-05-26T07:19:00Z">
        <w:r>
          <w:br w:type="page"/>
        </w:r>
      </w:ins>
    </w:p>
    <w:p w14:paraId="3EEBF230" w14:textId="77777777" w:rsidR="0075763F" w:rsidRDefault="00000000">
      <w:pPr>
        <w:pStyle w:val="Titre1"/>
      </w:pPr>
      <w:bookmarkStart w:id="266" w:name="references"/>
      <w:bookmarkEnd w:id="241"/>
      <w:r>
        <w:lastRenderedPageBreak/>
        <w:t>References</w:t>
      </w:r>
    </w:p>
    <w:p w14:paraId="7CB6F3D9" w14:textId="77777777" w:rsidR="0075763F" w:rsidRDefault="00000000">
      <w:pPr>
        <w:pStyle w:val="Bibliographie"/>
      </w:pPr>
      <w:bookmarkStart w:id="267" w:name="ref-olsen_decreased_2020"/>
      <w:bookmarkStart w:id="268"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doi: </w:t>
      </w:r>
      <w:hyperlink r:id="rId7">
        <w:r w:rsidR="0075763F">
          <w:rPr>
            <w:rStyle w:val="Lienhypertexte"/>
          </w:rPr>
          <w:t>10.1111/ajt.16381</w:t>
        </w:r>
      </w:hyperlink>
      <w:r>
        <w:t>.</w:t>
      </w:r>
    </w:p>
    <w:p w14:paraId="11B5D8ED" w14:textId="77777777" w:rsidR="0075763F" w:rsidRDefault="00000000">
      <w:pPr>
        <w:pStyle w:val="Bibliographie"/>
      </w:pPr>
      <w:bookmarkStart w:id="269" w:name="ref-lantos_impact_2024"/>
      <w:bookmarkEnd w:id="267"/>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doi: </w:t>
      </w:r>
      <w:hyperlink r:id="rId8">
        <w:r w:rsidR="0075763F">
          <w:rPr>
            <w:rStyle w:val="Lienhypertexte"/>
          </w:rPr>
          <w:t>10.1038/s41598-024-68604-3</w:t>
        </w:r>
      </w:hyperlink>
      <w:r>
        <w:t>.</w:t>
      </w:r>
    </w:p>
    <w:p w14:paraId="084FB0C7" w14:textId="77777777" w:rsidR="0075763F" w:rsidRDefault="00000000">
      <w:pPr>
        <w:pStyle w:val="Bibliographie"/>
      </w:pPr>
      <w:bookmarkStart w:id="270" w:name="ref-maringe_impact_2020"/>
      <w:bookmarkEnd w:id="269"/>
      <w:r>
        <w:t xml:space="preserve">[3] </w:t>
      </w:r>
      <w:r>
        <w:tab/>
        <w:t xml:space="preserve">C. Maringe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doi: </w:t>
      </w:r>
      <w:hyperlink r:id="rId9">
        <w:r w:rsidR="0075763F">
          <w:rPr>
            <w:rStyle w:val="Lienhypertexte"/>
          </w:rPr>
          <w:t>10.1016/S1470-2045(20)30388-0</w:t>
        </w:r>
      </w:hyperlink>
      <w:r>
        <w:t>.</w:t>
      </w:r>
    </w:p>
    <w:p w14:paraId="743D6A01" w14:textId="77777777" w:rsidR="0075763F" w:rsidRDefault="00000000">
      <w:pPr>
        <w:pStyle w:val="Bibliographie"/>
      </w:pPr>
      <w:bookmarkStart w:id="271" w:name="ref-han_excess_2023"/>
      <w:bookmarkEnd w:id="270"/>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doi: </w:t>
      </w:r>
      <w:hyperlink r:id="rId10">
        <w:r w:rsidR="0075763F">
          <w:rPr>
            <w:rStyle w:val="Lienhypertexte"/>
          </w:rPr>
          <w:t>10.1038/s44161-023-00220-2</w:t>
        </w:r>
      </w:hyperlink>
      <w:r>
        <w:t>.</w:t>
      </w:r>
    </w:p>
    <w:p w14:paraId="73188C8A" w14:textId="77777777" w:rsidR="0075763F" w:rsidRDefault="00000000">
      <w:pPr>
        <w:pStyle w:val="Bibliographie"/>
      </w:pPr>
      <w:bookmarkStart w:id="272" w:name="ref-holleyman_adjusting_2023"/>
      <w:bookmarkEnd w:id="271"/>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doi: </w:t>
      </w:r>
      <w:hyperlink r:id="rId11">
        <w:r w:rsidR="0075763F">
          <w:rPr>
            <w:rStyle w:val="Lienhypertexte"/>
          </w:rPr>
          <w:t>10.1186/s12874-023-01984-8</w:t>
        </w:r>
      </w:hyperlink>
      <w:r>
        <w:t>.</w:t>
      </w:r>
    </w:p>
    <w:p w14:paraId="0FD484CB" w14:textId="77777777" w:rsidR="0075763F" w:rsidRDefault="00000000">
      <w:pPr>
        <w:pStyle w:val="Bibliographie"/>
      </w:pPr>
      <w:bookmarkStart w:id="273" w:name="ref-riou_direct_2023"/>
      <w:bookmarkEnd w:id="272"/>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doi: </w:t>
      </w:r>
      <w:hyperlink r:id="rId12">
        <w:r w:rsidR="0075763F">
          <w:rPr>
            <w:rStyle w:val="Lienhypertexte"/>
          </w:rPr>
          <w:t>10.1038/s41467-022-35770-9</w:t>
        </w:r>
      </w:hyperlink>
      <w:r>
        <w:t>.</w:t>
      </w:r>
    </w:p>
    <w:p w14:paraId="66F7208F" w14:textId="77777777" w:rsidR="0075763F" w:rsidRDefault="00000000">
      <w:pPr>
        <w:pStyle w:val="Bibliographie"/>
      </w:pPr>
      <w:bookmarkStart w:id="274" w:name="ref-beaney_excess_2020"/>
      <w:bookmarkEnd w:id="273"/>
      <w:r>
        <w:t xml:space="preserve">[7] </w:t>
      </w:r>
      <w:r>
        <w:tab/>
        <w:t xml:space="preserve">T. Beaney </w:t>
      </w:r>
      <w:r>
        <w:rPr>
          <w:i/>
          <w:iCs/>
        </w:rPr>
        <w:t>et al.</w:t>
      </w:r>
      <w:r>
        <w:t xml:space="preserve">, “Excess mortality: The gold standard in measuring the impact of COVID-19 worldwide?” </w:t>
      </w:r>
      <w:r>
        <w:rPr>
          <w:i/>
          <w:iCs/>
        </w:rPr>
        <w:t>Journal of the Royal Society of Medicine</w:t>
      </w:r>
      <w:r>
        <w:t xml:space="preserve">, vol. 113, no. 9, pp. 329–334, Sep. 2020, doi: </w:t>
      </w:r>
      <w:hyperlink r:id="rId13">
        <w:r w:rsidR="0075763F">
          <w:rPr>
            <w:rStyle w:val="Lienhypertexte"/>
          </w:rPr>
          <w:t>10.1177/0141076820956802</w:t>
        </w:r>
      </w:hyperlink>
      <w:r>
        <w:t>.</w:t>
      </w:r>
    </w:p>
    <w:p w14:paraId="31A8EC5C" w14:textId="77777777" w:rsidR="0075763F" w:rsidRDefault="00000000">
      <w:pPr>
        <w:pStyle w:val="Bibliographie"/>
      </w:pPr>
      <w:bookmarkStart w:id="275" w:name="ref-huynh_joint_2024"/>
      <w:bookmarkEnd w:id="274"/>
      <w:r>
        <w:t xml:space="preserve">[8] </w:t>
      </w:r>
      <w:r>
        <w:tab/>
        <w:t xml:space="preserve">N. Huynh and M. Ludkovski, “Joint models for cause-of-death mortality in multiple populations,” </w:t>
      </w:r>
      <w:r>
        <w:rPr>
          <w:i/>
          <w:iCs/>
        </w:rPr>
        <w:t>Annals of Actuarial Science</w:t>
      </w:r>
      <w:r>
        <w:t xml:space="preserve">, vol. 18, no. 1, pp. 51–77, Mar. 2024, doi: </w:t>
      </w:r>
      <w:hyperlink r:id="rId14">
        <w:r w:rsidR="0075763F">
          <w:rPr>
            <w:rStyle w:val="Lienhypertexte"/>
          </w:rPr>
          <w:t>10.1017/S1748499523000118</w:t>
        </w:r>
      </w:hyperlink>
      <w:r>
        <w:t>.</w:t>
      </w:r>
    </w:p>
    <w:p w14:paraId="38805A2B" w14:textId="77777777" w:rsidR="0075763F" w:rsidRDefault="00000000">
      <w:pPr>
        <w:pStyle w:val="Bibliographie"/>
      </w:pPr>
      <w:bookmarkStart w:id="276" w:name="ref-pizzato_relationship_2025"/>
      <w:bookmarkEnd w:id="275"/>
      <w:r>
        <w:t xml:space="preserve">[9]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doi: </w:t>
      </w:r>
      <w:hyperlink r:id="rId15">
        <w:r w:rsidR="0075763F">
          <w:rPr>
            <w:rStyle w:val="Lienhypertexte"/>
          </w:rPr>
          <w:t>10.1093/ije/dyaf006</w:t>
        </w:r>
      </w:hyperlink>
      <w:r>
        <w:t>.</w:t>
      </w:r>
    </w:p>
    <w:p w14:paraId="2F0FE7CF" w14:textId="77777777" w:rsidR="0075763F" w:rsidRDefault="00000000">
      <w:pPr>
        <w:pStyle w:val="Bibliographie"/>
      </w:pPr>
      <w:bookmarkStart w:id="277" w:name="ref-paglino_cause-specific_2024"/>
      <w:bookmarkEnd w:id="276"/>
      <w:r>
        <w:t xml:space="preserve">[10] </w:t>
      </w:r>
      <w:r>
        <w:tab/>
        <w:t>E. Paglino, “Cause-Specific Excess Mortality During the COVID-19 Pandemic,” 2024.</w:t>
      </w:r>
    </w:p>
    <w:p w14:paraId="103CAEEB" w14:textId="77777777" w:rsidR="0075763F" w:rsidRDefault="00000000">
      <w:pPr>
        <w:pStyle w:val="Bibliographie"/>
      </w:pPr>
      <w:bookmarkStart w:id="278" w:name="ref-beeks_cause-specific_2024"/>
      <w:bookmarkEnd w:id="277"/>
      <w:r>
        <w:t xml:space="preserve">[11]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doi: </w:t>
      </w:r>
      <w:hyperlink r:id="rId16">
        <w:r w:rsidR="0075763F">
          <w:rPr>
            <w:rStyle w:val="Lienhypertexte"/>
          </w:rPr>
          <w:t>10.1007/s44197-024-00242-4</w:t>
        </w:r>
      </w:hyperlink>
      <w:r>
        <w:t>.</w:t>
      </w:r>
    </w:p>
    <w:p w14:paraId="030F2220" w14:textId="77777777" w:rsidR="0075763F" w:rsidRDefault="00000000">
      <w:pPr>
        <w:pStyle w:val="Bibliographie"/>
      </w:pPr>
      <w:bookmarkStart w:id="279" w:name="ref-nilsson_cause-specific_2024"/>
      <w:bookmarkEnd w:id="278"/>
      <w:r>
        <w:t xml:space="preserve">[12] </w:t>
      </w:r>
      <w:r>
        <w:tab/>
        <w:t xml:space="preserve">A. Nilsson </w:t>
      </w:r>
      <w:r>
        <w:rPr>
          <w:i/>
          <w:iCs/>
        </w:rPr>
        <w:t>et al.</w:t>
      </w:r>
      <w:r>
        <w:t xml:space="preserve">, “Cause-specific excess mortality in Denmark, Finland, Norway, and Sweden during the COVID-19 pandemic 2020–2022: A study using nationwide population </w:t>
      </w:r>
      <w:r>
        <w:lastRenderedPageBreak/>
        <w:t xml:space="preserve">data,” </w:t>
      </w:r>
      <w:r>
        <w:rPr>
          <w:i/>
          <w:iCs/>
        </w:rPr>
        <w:t>European Journal of Epidemiology</w:t>
      </w:r>
      <w:r>
        <w:t xml:space="preserve">, vol. 39, no. 9, pp. 1037–1050, 2024, doi: </w:t>
      </w:r>
      <w:hyperlink r:id="rId17">
        <w:r w:rsidR="0075763F">
          <w:rPr>
            <w:rStyle w:val="Lienhypertexte"/>
          </w:rPr>
          <w:t>10.1007/s10654-024-01154-0</w:t>
        </w:r>
      </w:hyperlink>
      <w:r>
        <w:t>.</w:t>
      </w:r>
    </w:p>
    <w:p w14:paraId="769CD44D" w14:textId="77777777" w:rsidR="0075763F" w:rsidRDefault="00000000">
      <w:pPr>
        <w:pStyle w:val="Bibliographie"/>
      </w:pPr>
      <w:bookmarkStart w:id="280" w:name="ref-luck_associations_2023"/>
      <w:bookmarkEnd w:id="279"/>
      <w:r>
        <w:t xml:space="preserve">[13] </w:t>
      </w:r>
      <w:r>
        <w:tab/>
        <w:t xml:space="preserve">A. N. Luck, A. C. Stokes, K. Hempstead, E. Paglino, and S. H. Preston, “Associations between mortality from COVID-19 and other causes: A state-level analysis,” </w:t>
      </w:r>
      <w:r>
        <w:rPr>
          <w:i/>
          <w:iCs/>
        </w:rPr>
        <w:t>PLOS ONE</w:t>
      </w:r>
      <w:r>
        <w:t xml:space="preserve">, vol. 18, no. 3, p. e0281683, Mar. 2023, doi: </w:t>
      </w:r>
      <w:hyperlink r:id="rId18">
        <w:r w:rsidR="0075763F">
          <w:rPr>
            <w:rStyle w:val="Lienhypertexte"/>
          </w:rPr>
          <w:t>10.1371/journal.pone.0281683</w:t>
        </w:r>
      </w:hyperlink>
      <w:r>
        <w:t>.</w:t>
      </w:r>
    </w:p>
    <w:p w14:paraId="79899465" w14:textId="10ECC968" w:rsidR="0075763F" w:rsidRDefault="00000000">
      <w:pPr>
        <w:pStyle w:val="Bibliographie"/>
      </w:pPr>
      <w:bookmarkStart w:id="281" w:name="ref-riou_area-level_2024"/>
      <w:bookmarkEnd w:id="280"/>
      <w:r>
        <w:t xml:space="preserve">[14] </w:t>
      </w:r>
      <w:r>
        <w:tab/>
      </w:r>
      <w:ins w:id="282" w:author="Hauser Anthony" w:date="2026-05-26T09:19:00Z" w16du:dateUtc="2026-05-26T07:19:00Z">
        <w:r>
          <w:t xml:space="preserve">J. Riou, </w:t>
        </w:r>
      </w:ins>
      <w:r>
        <w:t xml:space="preserve">R. </w:t>
      </w:r>
      <w:del w:id="283" w:author="Hauser Anthony" w:date="2026-05-26T09:19:00Z" w16du:dateUtc="2026-05-26T07:19:00Z">
        <w:r>
          <w:delText>Weitkunat, C. Junker, S. Caviezel</w:delText>
        </w:r>
      </w:del>
      <w:ins w:id="284" w:author="Hauser Anthony" w:date="2026-05-26T09:19:00Z" w16du:dateUtc="2026-05-26T07:19:00Z">
        <w:r>
          <w:t>Panczak, G. Konstantinoudis</w:t>
        </w:r>
      </w:ins>
      <w:r>
        <w:t xml:space="preserve">, and </w:t>
      </w:r>
      <w:del w:id="285" w:author="Hauser Anthony" w:date="2026-05-26T09:19:00Z" w16du:dateUtc="2026-05-26T07:19:00Z">
        <w:r>
          <w:delText>K. Fehst, “Mortality monitoring</w:delText>
        </w:r>
      </w:del>
      <w:ins w:id="286" w:author="Hauser Anthony" w:date="2026-05-26T09:19:00Z" w16du:dateUtc="2026-05-26T07:19:00Z">
        <w:r>
          <w:t>M. Egger, “Area-level excess mortality in times of COVID-19</w:t>
        </w:r>
      </w:ins>
      <w:r>
        <w:t xml:space="preserve"> in Switzerland</w:t>
      </w:r>
      <w:del w:id="287" w:author="Hauser Anthony" w:date="2026-05-26T09:19:00Z" w16du:dateUtc="2026-05-26T07:19:00Z">
        <w:r>
          <w:delText xml:space="preserve">,” </w:delText>
        </w:r>
        <w:r>
          <w:rPr>
            <w:i/>
            <w:iCs/>
          </w:rPr>
          <w:delText>Swiss Medical Weekly</w:delText>
        </w:r>
      </w:del>
      <w:ins w:id="288" w:author="Hauser Anthony" w:date="2026-05-26T09:19:00Z" w16du:dateUtc="2026-05-26T07:19:00Z">
        <w:r>
          <w:t xml:space="preserve">: Geographical, socioeconomic and political determinants,” </w:t>
        </w:r>
        <w:r>
          <w:rPr>
            <w:i/>
            <w:iCs/>
          </w:rPr>
          <w:t>European Journal of Public Health</w:t>
        </w:r>
      </w:ins>
      <w:r>
        <w:t xml:space="preserve">, vol. </w:t>
      </w:r>
      <w:del w:id="289" w:author="Hauser Anthony" w:date="2026-05-26T09:19:00Z" w16du:dateUtc="2026-05-26T07:19:00Z">
        <w:r>
          <w:delText>151</w:delText>
        </w:r>
      </w:del>
      <w:ins w:id="290" w:author="Hauser Anthony" w:date="2026-05-26T09:19:00Z" w16du:dateUtc="2026-05-26T07:19:00Z">
        <w:r>
          <w:t>34</w:t>
        </w:r>
      </w:ins>
      <w:r>
        <w:t xml:space="preserve">, no. </w:t>
      </w:r>
      <w:del w:id="291" w:author="Hauser Anthony" w:date="2026-05-26T09:19:00Z" w16du:dateUtc="2026-05-26T07:19:00Z">
        <w:r>
          <w:delText>3738</w:delText>
        </w:r>
      </w:del>
      <w:ins w:id="292" w:author="Hauser Anthony" w:date="2026-05-26T09:19:00Z" w16du:dateUtc="2026-05-26T07:19:00Z">
        <w:r>
          <w:t>2</w:t>
        </w:r>
      </w:ins>
      <w:r>
        <w:t xml:space="preserve">, pp. </w:t>
      </w:r>
      <w:del w:id="293" w:author="Hauser Anthony" w:date="2026-05-26T09:19:00Z" w16du:dateUtc="2026-05-26T07:19:00Z">
        <w:r>
          <w:delText>w30030–w30030, Sep. 2021</w:delText>
        </w:r>
      </w:del>
      <w:ins w:id="294" w:author="Hauser Anthony" w:date="2026-05-26T09:19:00Z" w16du:dateUtc="2026-05-26T07:19:00Z">
        <w:r>
          <w:t>415–417, Apr. 2024</w:t>
        </w:r>
      </w:ins>
      <w:r>
        <w:t xml:space="preserve">, doi: </w:t>
      </w:r>
      <w:r w:rsidR="0075763F">
        <w:fldChar w:fldCharType="begin"/>
      </w:r>
      <w:r w:rsidR="0075763F">
        <w:instrText>HYPERLINK "https://doi.org/10.</w:instrText>
      </w:r>
      <w:del w:id="295" w:author="Hauser Anthony" w:date="2026-05-26T09:19:00Z" w16du:dateUtc="2026-05-26T07:19:00Z">
        <w:r w:rsidR="00073879">
          <w:delInstrText>4414/SMW.2021.w30030</w:delInstrText>
        </w:r>
      </w:del>
      <w:ins w:id="296" w:author="Hauser Anthony" w:date="2026-05-26T09:19:00Z" w16du:dateUtc="2026-05-26T07:19:00Z">
        <w:r w:rsidR="0075763F">
          <w:instrText>1093/eurpub/ckad230</w:instrText>
        </w:r>
      </w:ins>
      <w:r w:rsidR="0075763F">
        <w:instrText>" \h</w:instrText>
      </w:r>
      <w:r w:rsidR="0075763F">
        <w:fldChar w:fldCharType="separate"/>
      </w:r>
      <w:r w:rsidR="0075763F">
        <w:rPr>
          <w:rStyle w:val="Lienhypertexte"/>
        </w:rPr>
        <w:t>10.</w:t>
      </w:r>
      <w:del w:id="297" w:author="Hauser Anthony" w:date="2026-05-26T09:19:00Z" w16du:dateUtc="2026-05-26T07:19:00Z">
        <w:r w:rsidR="00073879">
          <w:rPr>
            <w:rStyle w:val="Lienhypertexte"/>
          </w:rPr>
          <w:delText>4414/SMW.2021.w30030</w:delText>
        </w:r>
      </w:del>
      <w:ins w:id="298" w:author="Hauser Anthony" w:date="2026-05-26T09:19:00Z" w16du:dateUtc="2026-05-26T07:19:00Z">
        <w:r w:rsidR="0075763F">
          <w:rPr>
            <w:rStyle w:val="Lienhypertexte"/>
          </w:rPr>
          <w:t>1093/eurpub/ckad230</w:t>
        </w:r>
      </w:ins>
      <w:r w:rsidR="0075763F">
        <w:fldChar w:fldCharType="end"/>
      </w:r>
      <w:r>
        <w:t>.</w:t>
      </w:r>
    </w:p>
    <w:p w14:paraId="2E0ED25D" w14:textId="66F7658F" w:rsidR="0075763F" w:rsidRDefault="00000000">
      <w:pPr>
        <w:pStyle w:val="Bibliographie"/>
        <w:rPr>
          <w:ins w:id="299" w:author="Hauser Anthony" w:date="2026-05-26T09:19:00Z" w16du:dateUtc="2026-05-26T07:19:00Z"/>
        </w:rPr>
      </w:pPr>
      <w:bookmarkStart w:id="300" w:name="ref-konstantinoudis_regional_2022"/>
      <w:bookmarkEnd w:id="281"/>
      <w:del w:id="301" w:author="Hauser Anthony" w:date="2026-05-26T09:19:00Z" w16du:dateUtc="2026-05-26T07:19:00Z">
        <w:r>
          <w:delText>[15</w:delText>
        </w:r>
      </w:del>
      <w:ins w:id="302" w:author="Hauser Anthony" w:date="2026-05-26T09:19:00Z" w16du:dateUtc="2026-05-26T07:19:00Z">
        <w:r>
          <w:t xml:space="preserve">[15] </w:t>
        </w:r>
        <w:r>
          <w:tab/>
          <w:t xml:space="preserve">G. Konstantinoudis </w:t>
        </w:r>
        <w:r>
          <w:rPr>
            <w:i/>
            <w:iCs/>
          </w:rPr>
          <w:t>et al.</w:t>
        </w:r>
        <w:r>
          <w:t xml:space="preserve">, “Regional excess mortality during the 2020 COVID-19 pandemic in five European countries,” </w:t>
        </w:r>
        <w:r>
          <w:rPr>
            <w:i/>
            <w:iCs/>
          </w:rPr>
          <w:t>Nature Communications</w:t>
        </w:r>
        <w:r>
          <w:t xml:space="preserve">, vol. 13, no. 1, p. 482, Jan. 2022, doi: </w:t>
        </w:r>
        <w:r w:rsidR="0075763F">
          <w:fldChar w:fldCharType="begin"/>
        </w:r>
        <w:r w:rsidR="0075763F">
          <w:instrText>HYPERLINK "https://doi.org/10.1038/s41467-022-28157-3" \h</w:instrText>
        </w:r>
        <w:r w:rsidR="0075763F">
          <w:fldChar w:fldCharType="separate"/>
        </w:r>
        <w:r w:rsidR="0075763F">
          <w:rPr>
            <w:rStyle w:val="Lienhypertexte"/>
          </w:rPr>
          <w:t>10.1038/s41467-022-28157-3</w:t>
        </w:r>
        <w:r w:rsidR="0075763F">
          <w:fldChar w:fldCharType="end"/>
        </w:r>
        <w:r>
          <w:t>.</w:t>
        </w:r>
      </w:ins>
    </w:p>
    <w:p w14:paraId="09A91461" w14:textId="77777777" w:rsidR="0075763F" w:rsidRDefault="00000000">
      <w:pPr>
        <w:pStyle w:val="Bibliographie"/>
        <w:rPr>
          <w:ins w:id="303" w:author="Hauser Anthony" w:date="2026-05-26T09:19:00Z" w16du:dateUtc="2026-05-26T07:19:00Z"/>
        </w:rPr>
      </w:pPr>
      <w:bookmarkStart w:id="304" w:name="ref-duran_n_multiple_2026"/>
      <w:bookmarkEnd w:id="300"/>
      <w:ins w:id="305" w:author="Hauser Anthony" w:date="2026-05-26T09:19:00Z" w16du:dateUtc="2026-05-26T07:19:00Z">
        <w:r>
          <w:t xml:space="preserve">[16] </w:t>
        </w:r>
        <w:r>
          <w:tab/>
          <w:t xml:space="preserve">D. Durán N, J. S. Kaufman, A. Chiolero, and C. Carmeli, “Multiple causes of death data to track trends of mortality from chronic diseases: Insights from the COVID-19 pandemic in Switzerland,” </w:t>
        </w:r>
        <w:r>
          <w:rPr>
            <w:i/>
            <w:iCs/>
          </w:rPr>
          <w:t>Annals of Epidemiology</w:t>
        </w:r>
        <w:r>
          <w:t xml:space="preserve">, vol. 113, pp. 23–29, Jan. 2026, doi: </w:t>
        </w:r>
        <w:r w:rsidR="0075763F">
          <w:fldChar w:fldCharType="begin"/>
        </w:r>
        <w:r w:rsidR="0075763F">
          <w:instrText>HYPERLINK "https://doi.org/10.1016/j.annepidem.2025.12.002" \h</w:instrText>
        </w:r>
        <w:r w:rsidR="0075763F">
          <w:fldChar w:fldCharType="separate"/>
        </w:r>
        <w:r w:rsidR="0075763F">
          <w:rPr>
            <w:rStyle w:val="Lienhypertexte"/>
          </w:rPr>
          <w:t>10.1016/j.annepidem.2025.12.002</w:t>
        </w:r>
        <w:r w:rsidR="0075763F">
          <w:fldChar w:fldCharType="end"/>
        </w:r>
        <w:r>
          <w:t>.</w:t>
        </w:r>
      </w:ins>
    </w:p>
    <w:p w14:paraId="367F7181" w14:textId="77777777" w:rsidR="0075763F" w:rsidRDefault="00000000">
      <w:pPr>
        <w:pStyle w:val="Bibliographie"/>
        <w:rPr>
          <w:ins w:id="306" w:author="Hauser Anthony" w:date="2026-05-26T09:19:00Z" w16du:dateUtc="2026-05-26T07:19:00Z"/>
        </w:rPr>
      </w:pPr>
      <w:bookmarkStart w:id="307" w:name="Xaf423a9c7c2db0753d2726e5ae7f7091d8a0473"/>
      <w:bookmarkEnd w:id="304"/>
      <w:ins w:id="308" w:author="Hauser Anthony" w:date="2026-05-26T09:19:00Z" w16du:dateUtc="2026-05-26T07:19:00Z">
        <w:r>
          <w:t xml:space="preserve">[17] </w:t>
        </w:r>
        <w:r>
          <w:tab/>
          <w:t xml:space="preserve">F. S. Office, “The impact of the COVID-19 pandemic on mortality and causes of death in Switzerland.” Accessed: May 18, 2026. [Online]. Available: </w:t>
        </w:r>
        <w:r w:rsidR="0075763F">
          <w:fldChar w:fldCharType="begin"/>
        </w:r>
        <w:r w:rsidR="0075763F">
          <w:instrText>HYPERLINK "https://www.swissstats.bfs.admin.ch/data/webviewer/appId/ch.admin.bfs.swissstat/article/issue231412602200-01/package" \h</w:instrText>
        </w:r>
        <w:r w:rsidR="0075763F">
          <w:fldChar w:fldCharType="separate"/>
        </w:r>
        <w:r w:rsidR="0075763F">
          <w:rPr>
            <w:rStyle w:val="Lienhypertexte"/>
          </w:rPr>
          <w:t>https://www.swissstats.bfs.admin.ch/data/webviewer/appId/ch.admin.bfs.swissstat/article/issue231412602200-01/package</w:t>
        </w:r>
        <w:r w:rsidR="0075763F">
          <w:fldChar w:fldCharType="end"/>
        </w:r>
      </w:ins>
    </w:p>
    <w:p w14:paraId="52323868" w14:textId="77777777" w:rsidR="0075763F" w:rsidRDefault="00000000">
      <w:pPr>
        <w:pStyle w:val="Bibliographie"/>
        <w:rPr>
          <w:ins w:id="309" w:author="Hauser Anthony" w:date="2026-05-26T09:19:00Z" w16du:dateUtc="2026-05-26T07:19:00Z"/>
        </w:rPr>
      </w:pPr>
      <w:bookmarkStart w:id="310" w:name="ref-weitkunat_mortality_2021"/>
      <w:bookmarkEnd w:id="307"/>
      <w:ins w:id="311" w:author="Hauser Anthony" w:date="2026-05-26T09:19:00Z" w16du:dateUtc="2026-05-26T07:19:00Z">
        <w:r>
          <w:t xml:space="preserve">[18] </w:t>
        </w:r>
        <w:r>
          <w:tab/>
          <w:t xml:space="preserve">R. Weitkunat, C. Junker, S. Caviezel, and K. Fehst, “Mortality monitoring in Switzerland,” </w:t>
        </w:r>
        <w:r>
          <w:rPr>
            <w:i/>
            <w:iCs/>
          </w:rPr>
          <w:t>Swiss Medical Weekly</w:t>
        </w:r>
        <w:r>
          <w:t xml:space="preserve">, vol. 151, no. 3738, pp. w30030–w30030, Sep. 2021, doi: </w:t>
        </w:r>
        <w:r w:rsidR="0075763F">
          <w:fldChar w:fldCharType="begin"/>
        </w:r>
        <w:r w:rsidR="0075763F">
          <w:instrText>HYPERLINK "https://doi.org/10.4414/SMW.2021.w30030" \h</w:instrText>
        </w:r>
        <w:r w:rsidR="0075763F">
          <w:fldChar w:fldCharType="separate"/>
        </w:r>
        <w:r w:rsidR="0075763F">
          <w:rPr>
            <w:rStyle w:val="Lienhypertexte"/>
          </w:rPr>
          <w:t>10.4414/SMW.2021.w30030</w:t>
        </w:r>
        <w:r w:rsidR="0075763F">
          <w:fldChar w:fldCharType="end"/>
        </w:r>
        <w:r>
          <w:t>.</w:t>
        </w:r>
      </w:ins>
    </w:p>
    <w:p w14:paraId="6BAABFC0" w14:textId="77777777" w:rsidR="0075763F" w:rsidRDefault="00000000">
      <w:pPr>
        <w:pStyle w:val="Bibliographie"/>
        <w:rPr>
          <w:moveTo w:id="312" w:author="Hauser Anthony" w:date="2026-05-26T09:19:00Z" w16du:dateUtc="2026-05-26T07:19:00Z"/>
        </w:rPr>
      </w:pPr>
      <w:bookmarkStart w:id="313" w:name="Xc7aebcb8d5a3e4f865cc2c1eda5bb6c4b617eca"/>
      <w:bookmarkEnd w:id="310"/>
      <w:ins w:id="314" w:author="Hauser Anthony" w:date="2026-05-26T09:19:00Z" w16du:dateUtc="2026-05-26T07:19:00Z">
        <w:r>
          <w:t>[19</w:t>
        </w:r>
      </w:ins>
      <w:moveToRangeStart w:id="315" w:author="Hauser Anthony" w:date="2026-05-26T09:19:00Z" w:name="move230679595"/>
      <w:moveTo w:id="316" w:author="Hauser Anthony" w:date="2026-05-26T09:19:00Z" w16du:dateUtc="2026-05-26T07:19:00Z">
        <w:r>
          <w:t xml:space="preserve">] </w:t>
        </w:r>
        <w:r>
          <w:tab/>
          <w:t xml:space="preserve">World Health Organization, “Classification statistique internationale des maladies et des problèmes de santé connexes,” </w:t>
        </w:r>
        <w:r>
          <w:rPr>
            <w:i/>
            <w:iCs/>
          </w:rPr>
          <w:t>International statistical classification of diseases and related health problems</w:t>
        </w:r>
        <w:r>
          <w:t xml:space="preserve">, p. 3, 2009, Accessed: Dec. 19, 2024. [Online]. Available: </w:t>
        </w:r>
        <w:r w:rsidR="0075763F">
          <w:fldChar w:fldCharType="begin"/>
        </w:r>
        <w:r w:rsidR="0075763F">
          <w:instrText>HYPERLINK "https://iris.who.int/handle/10665/44082" \h</w:instrText>
        </w:r>
      </w:moveTo>
      <w:ins w:id="317" w:author="Hauser Anthony" w:date="2026-05-26T09:19:00Z" w16du:dateUtc="2026-05-26T07:19:00Z"/>
      <w:moveTo w:id="318" w:author="Hauser Anthony" w:date="2026-05-26T09:19:00Z" w16du:dateUtc="2026-05-26T07:19:00Z">
        <w:r w:rsidR="0075763F">
          <w:fldChar w:fldCharType="separate"/>
        </w:r>
        <w:r w:rsidR="0075763F">
          <w:rPr>
            <w:rStyle w:val="Lienhypertexte"/>
          </w:rPr>
          <w:t>https://iris.who.int/handle/10665/44082</w:t>
        </w:r>
        <w:r w:rsidR="0075763F">
          <w:fldChar w:fldCharType="end"/>
        </w:r>
      </w:moveTo>
    </w:p>
    <w:p w14:paraId="108B1E04" w14:textId="77777777" w:rsidR="0075763F" w:rsidRDefault="00000000">
      <w:pPr>
        <w:pStyle w:val="Bibliographie"/>
        <w:rPr>
          <w:moveTo w:id="319" w:author="Hauser Anthony" w:date="2026-05-26T09:19:00Z" w16du:dateUtc="2026-05-26T07:19:00Z"/>
        </w:rPr>
      </w:pPr>
      <w:bookmarkStart w:id="320" w:name="ref-riutort-mayol_practical_2022"/>
      <w:bookmarkEnd w:id="313"/>
      <w:moveToRangeEnd w:id="315"/>
      <w:ins w:id="321" w:author="Hauser Anthony" w:date="2026-05-26T09:19:00Z" w16du:dateUtc="2026-05-26T07:19:00Z">
        <w:r>
          <w:t>[20</w:t>
        </w:r>
      </w:ins>
      <w:moveToRangeStart w:id="322" w:author="Hauser Anthony" w:date="2026-05-26T09:19:00Z" w:name="move230679596"/>
      <w:moveTo w:id="323" w:author="Hauser Anthony" w:date="2026-05-26T09:19:00Z" w16du:dateUtc="2026-05-26T07:19:00Z">
        <w:r>
          <w:t xml:space="preserve">] </w:t>
        </w:r>
        <w:r>
          <w:tab/>
          <w:t xml:space="preserve">G. Riutort-Mayol, P.-C. Bürkner, M. R. Andersen, A. Solin, and A. Vehtari, “Practical Hilbert space approximate Bayesian Gaussian processes for probabilistic programming.” arXiv, Mar. 2022. doi: </w:t>
        </w:r>
        <w:r w:rsidR="0075763F">
          <w:fldChar w:fldCharType="begin"/>
        </w:r>
        <w:r w:rsidR="0075763F">
          <w:instrText>HYPERLINK "https://doi.org/10.48550/arXiv.2004.11408" \h</w:instrText>
        </w:r>
      </w:moveTo>
      <w:ins w:id="324" w:author="Hauser Anthony" w:date="2026-05-26T09:19:00Z" w16du:dateUtc="2026-05-26T07:19:00Z"/>
      <w:moveTo w:id="325" w:author="Hauser Anthony" w:date="2026-05-26T09:19:00Z" w16du:dateUtc="2026-05-26T07:19:00Z">
        <w:r w:rsidR="0075763F">
          <w:fldChar w:fldCharType="separate"/>
        </w:r>
        <w:r w:rsidR="0075763F">
          <w:rPr>
            <w:rStyle w:val="Lienhypertexte"/>
          </w:rPr>
          <w:t>10.48550/arXiv.2004.11408</w:t>
        </w:r>
        <w:r w:rsidR="0075763F">
          <w:fldChar w:fldCharType="end"/>
        </w:r>
        <w:r>
          <w:t>.</w:t>
        </w:r>
      </w:moveTo>
    </w:p>
    <w:p w14:paraId="440B3D45" w14:textId="77777777" w:rsidR="0075763F" w:rsidRDefault="00000000">
      <w:pPr>
        <w:pStyle w:val="Bibliographie"/>
        <w:rPr>
          <w:moveTo w:id="326" w:author="Hauser Anthony" w:date="2026-05-26T09:19:00Z" w16du:dateUtc="2026-05-26T07:19:00Z"/>
        </w:rPr>
      </w:pPr>
      <w:bookmarkStart w:id="327" w:name="ref-carpenter_stan_2017"/>
      <w:bookmarkEnd w:id="320"/>
      <w:moveToRangeEnd w:id="322"/>
      <w:ins w:id="328" w:author="Hauser Anthony" w:date="2026-05-26T09:19:00Z" w16du:dateUtc="2026-05-26T07:19:00Z">
        <w:r>
          <w:t>[21</w:t>
        </w:r>
      </w:ins>
      <w:moveToRangeStart w:id="329" w:author="Hauser Anthony" w:date="2026-05-26T09:19:00Z" w:name="move230679597"/>
      <w:moveTo w:id="330" w:author="Hauser Anthony" w:date="2026-05-26T09:19:00Z" w16du:dateUtc="2026-05-26T07:19:00Z">
        <w:r>
          <w:t xml:space="preserve">] </w:t>
        </w:r>
        <w:r>
          <w:tab/>
          <w:t xml:space="preserve">B. Carpenter </w:t>
        </w:r>
        <w:r>
          <w:rPr>
            <w:i/>
            <w:iCs/>
          </w:rPr>
          <w:t>et al.</w:t>
        </w:r>
        <w:r>
          <w:t xml:space="preserve">, “Stan: A Probabilistic Programming Language,” </w:t>
        </w:r>
        <w:r>
          <w:rPr>
            <w:i/>
            <w:iCs/>
          </w:rPr>
          <w:t>Journal of Statistical Software</w:t>
        </w:r>
        <w:r>
          <w:t xml:space="preserve">, vol. 76, pp. 1–32, Jan. 2017, doi: </w:t>
        </w:r>
        <w:r w:rsidR="0075763F">
          <w:fldChar w:fldCharType="begin"/>
        </w:r>
        <w:r w:rsidR="0075763F">
          <w:instrText>HYPERLINK "https://doi.org/10.18637/jss.v076.i01" \h</w:instrText>
        </w:r>
      </w:moveTo>
      <w:ins w:id="331" w:author="Hauser Anthony" w:date="2026-05-26T09:19:00Z" w16du:dateUtc="2026-05-26T07:19:00Z"/>
      <w:moveTo w:id="332" w:author="Hauser Anthony" w:date="2026-05-26T09:19:00Z" w16du:dateUtc="2026-05-26T07:19:00Z">
        <w:r w:rsidR="0075763F">
          <w:fldChar w:fldCharType="separate"/>
        </w:r>
        <w:r w:rsidR="0075763F">
          <w:rPr>
            <w:rStyle w:val="Lienhypertexte"/>
          </w:rPr>
          <w:t>10.18637/jss.v076.i01</w:t>
        </w:r>
        <w:r w:rsidR="0075763F">
          <w:fldChar w:fldCharType="end"/>
        </w:r>
        <w:r>
          <w:t>.</w:t>
        </w:r>
      </w:moveTo>
    </w:p>
    <w:p w14:paraId="7E3A5448" w14:textId="77777777" w:rsidR="0075763F" w:rsidRDefault="00000000">
      <w:pPr>
        <w:pStyle w:val="Bibliographie"/>
      </w:pPr>
      <w:bookmarkStart w:id="333" w:name="ref-cai_three-year_2024"/>
      <w:bookmarkEnd w:id="327"/>
      <w:moveToRangeEnd w:id="329"/>
      <w:ins w:id="334" w:author="Hauser Anthony" w:date="2026-05-26T09:19:00Z" w16du:dateUtc="2026-05-26T07:19:00Z">
        <w:r>
          <w:t>[22</w:t>
        </w:r>
      </w:ins>
      <w:r>
        <w:t xml:space="preserve">] </w:t>
      </w:r>
      <w:r>
        <w:tab/>
        <w:t xml:space="preserve">M. Cai, Y. Xie, E. J. Topol, and Z. Al-Aly, “Three-year outcomes of post-acute sequelae of COVID-19,” </w:t>
      </w:r>
      <w:r>
        <w:rPr>
          <w:i/>
          <w:iCs/>
        </w:rPr>
        <w:t>Nature Medicine</w:t>
      </w:r>
      <w:r>
        <w:t xml:space="preserve">, vol. 30, no. 6, pp. 1564–1573, Jun. 2024, doi: </w:t>
      </w:r>
      <w:hyperlink r:id="rId19">
        <w:r w:rsidR="0075763F">
          <w:rPr>
            <w:rStyle w:val="Lienhypertexte"/>
          </w:rPr>
          <w:t>10.1038/s41591-024-02987-8</w:t>
        </w:r>
      </w:hyperlink>
      <w:r>
        <w:t>.</w:t>
      </w:r>
    </w:p>
    <w:p w14:paraId="1EC054A8" w14:textId="3C00036E" w:rsidR="0075763F" w:rsidRDefault="00000000">
      <w:pPr>
        <w:pStyle w:val="Bibliographie"/>
      </w:pPr>
      <w:bookmarkStart w:id="335" w:name="ref-xie_long-term_2022"/>
      <w:bookmarkEnd w:id="333"/>
      <w:r>
        <w:t>[</w:t>
      </w:r>
      <w:del w:id="336" w:author="Hauser Anthony" w:date="2026-05-26T09:19:00Z" w16du:dateUtc="2026-05-26T07:19:00Z">
        <w:r>
          <w:delText>16</w:delText>
        </w:r>
      </w:del>
      <w:ins w:id="337" w:author="Hauser Anthony" w:date="2026-05-26T09:19:00Z" w16du:dateUtc="2026-05-26T07:19:00Z">
        <w:r>
          <w:t>23</w:t>
        </w:r>
      </w:ins>
      <w:r>
        <w:t xml:space="preserve">] </w:t>
      </w:r>
      <w:r>
        <w:tab/>
        <w:t xml:space="preserve">Y. Xie, E. Xu, B. Bowe, and Z. Al-Aly, “Long-term cardiovascular outcomes of COVID-19,” </w:t>
      </w:r>
      <w:r>
        <w:rPr>
          <w:i/>
          <w:iCs/>
        </w:rPr>
        <w:t>Nature Medicine</w:t>
      </w:r>
      <w:r>
        <w:t xml:space="preserve">, vol. 28, no. 3, pp. 583–590, 2022, doi: </w:t>
      </w:r>
      <w:hyperlink r:id="rId20">
        <w:r w:rsidR="0075763F">
          <w:rPr>
            <w:rStyle w:val="Lienhypertexte"/>
          </w:rPr>
          <w:t>10.1038/s41591-022-01689-3</w:t>
        </w:r>
      </w:hyperlink>
      <w:r>
        <w:t>.</w:t>
      </w:r>
    </w:p>
    <w:p w14:paraId="537C664E" w14:textId="67905CB0" w:rsidR="0075763F" w:rsidRDefault="00000000">
      <w:pPr>
        <w:pStyle w:val="Bibliographie"/>
      </w:pPr>
      <w:bookmarkStart w:id="338" w:name="Xa64b14668c31051f82d307ce3ff528ea10a2cb9"/>
      <w:bookmarkEnd w:id="335"/>
      <w:r>
        <w:lastRenderedPageBreak/>
        <w:t>[</w:t>
      </w:r>
      <w:del w:id="339" w:author="Hauser Anthony" w:date="2026-05-26T09:19:00Z" w16du:dateUtc="2026-05-26T07:19:00Z">
        <w:r>
          <w:delText>17</w:delText>
        </w:r>
      </w:del>
      <w:ins w:id="340" w:author="Hauser Anthony" w:date="2026-05-26T09:19:00Z" w16du:dateUtc="2026-05-26T07:19:00Z">
        <w:r>
          <w:t>24</w:t>
        </w:r>
      </w:ins>
      <w:r>
        <w:t xml:space="preserve">] </w:t>
      </w:r>
      <w:r>
        <w:tab/>
        <w:t>B. H. Foundation, “Excess deaths involving CVD in England since the onset of the Covid-19 pandemic: An analysis and explainer.”</w:t>
      </w:r>
    </w:p>
    <w:p w14:paraId="666D9DCB" w14:textId="2840C1F4" w:rsidR="0075763F" w:rsidRDefault="00000000">
      <w:pPr>
        <w:pStyle w:val="Bibliographie"/>
      </w:pPr>
      <w:bookmarkStart w:id="341" w:name="ref-hansen_disentangling_2024"/>
      <w:bookmarkEnd w:id="338"/>
      <w:r>
        <w:t>[</w:t>
      </w:r>
      <w:del w:id="342" w:author="Hauser Anthony" w:date="2026-05-26T09:19:00Z" w16du:dateUtc="2026-05-26T07:19:00Z">
        <w:r>
          <w:delText>18</w:delText>
        </w:r>
      </w:del>
      <w:ins w:id="343" w:author="Hauser Anthony" w:date="2026-05-26T09:19:00Z" w16du:dateUtc="2026-05-26T07:19:00Z">
        <w:r>
          <w:t>25</w:t>
        </w:r>
      </w:ins>
      <w:r>
        <w:t xml:space="preserve">] </w:t>
      </w:r>
      <w:r>
        <w:tab/>
        <w:t xml:space="preserve">C. L. Hansen, C. Viboud, and L. Simonsen, “Disentangling the relationship between cancer mortality and COVID-19 in the US,” </w:t>
      </w:r>
      <w:r>
        <w:rPr>
          <w:i/>
          <w:iCs/>
        </w:rPr>
        <w:t>eLife</w:t>
      </w:r>
      <w:r>
        <w:t xml:space="preserve">, vol. 13, Jul. 2024, doi: </w:t>
      </w:r>
      <w:hyperlink r:id="rId21">
        <w:r w:rsidR="0075763F">
          <w:rPr>
            <w:rStyle w:val="Lienhypertexte"/>
          </w:rPr>
          <w:t>10.7554/eLife.93758.2</w:t>
        </w:r>
      </w:hyperlink>
      <w:r>
        <w:t>.</w:t>
      </w:r>
    </w:p>
    <w:p w14:paraId="164B5E53" w14:textId="575D6456" w:rsidR="0075763F" w:rsidRDefault="00000000">
      <w:pPr>
        <w:pStyle w:val="Bibliographie"/>
      </w:pPr>
      <w:bookmarkStart w:id="344" w:name="ref-brunner_comparative_2025"/>
      <w:bookmarkEnd w:id="341"/>
      <w:r>
        <w:t>[</w:t>
      </w:r>
      <w:del w:id="345" w:author="Hauser Anthony" w:date="2026-05-26T09:19:00Z" w16du:dateUtc="2026-05-26T07:19:00Z">
        <w:r>
          <w:delText>19</w:delText>
        </w:r>
      </w:del>
      <w:ins w:id="346" w:author="Hauser Anthony" w:date="2026-05-26T09:19:00Z" w16du:dateUtc="2026-05-26T07:19:00Z">
        <w:r>
          <w:t>26</w:t>
        </w:r>
      </w:ins>
      <w:r>
        <w:t xml:space="preserve">]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doi: </w:t>
      </w:r>
      <w:hyperlink r:id="rId22">
        <w:r w:rsidR="0075763F">
          <w:rPr>
            <w:rStyle w:val="Lienhypertexte"/>
          </w:rPr>
          <w:t>10.1186/s12885-025-13818-5</w:t>
        </w:r>
      </w:hyperlink>
      <w:r>
        <w:t>.</w:t>
      </w:r>
    </w:p>
    <w:p w14:paraId="646E4701" w14:textId="34DF2803" w:rsidR="0075763F" w:rsidRDefault="00000000">
      <w:pPr>
        <w:pStyle w:val="Bibliographie"/>
      </w:pPr>
      <w:bookmarkStart w:id="347" w:name="ref-fares_winter_2013"/>
      <w:bookmarkEnd w:id="344"/>
      <w:r>
        <w:t>[</w:t>
      </w:r>
      <w:del w:id="348" w:author="Hauser Anthony" w:date="2026-05-26T09:19:00Z" w16du:dateUtc="2026-05-26T07:19:00Z">
        <w:r>
          <w:delText>20</w:delText>
        </w:r>
      </w:del>
      <w:ins w:id="349" w:author="Hauser Anthony" w:date="2026-05-26T09:19:00Z" w16du:dateUtc="2026-05-26T07:19:00Z">
        <w:r>
          <w:t>27</w:t>
        </w:r>
      </w:ins>
      <w:r>
        <w:t xml:space="preserve">] </w:t>
      </w:r>
      <w:r>
        <w:tab/>
        <w:t xml:space="preserve">A. Fares, “Winter Cardiovascular Diseases Phenomenon,” </w:t>
      </w:r>
      <w:r>
        <w:rPr>
          <w:i/>
          <w:iCs/>
        </w:rPr>
        <w:t>North American Journal of Medical Sciences</w:t>
      </w:r>
      <w:r>
        <w:t xml:space="preserve">, vol. 5, no. 4, pp. 266–279, Apr. 2013, doi: </w:t>
      </w:r>
      <w:hyperlink r:id="rId23">
        <w:r w:rsidR="0075763F">
          <w:rPr>
            <w:rStyle w:val="Lienhypertexte"/>
          </w:rPr>
          <w:t>10.4103/1947-2714.110430</w:t>
        </w:r>
      </w:hyperlink>
      <w:r>
        <w:t>.</w:t>
      </w:r>
    </w:p>
    <w:p w14:paraId="75A6DBAF" w14:textId="700EBCB9" w:rsidR="0075763F" w:rsidRDefault="00000000">
      <w:pPr>
        <w:pStyle w:val="Bibliographie"/>
      </w:pPr>
      <w:bookmarkStart w:id="350" w:name="ref-warren-gash_influenza_2009"/>
      <w:bookmarkEnd w:id="347"/>
      <w:r>
        <w:t>[</w:t>
      </w:r>
      <w:del w:id="351" w:author="Hauser Anthony" w:date="2026-05-26T09:19:00Z" w16du:dateUtc="2026-05-26T07:19:00Z">
        <w:r>
          <w:delText>21</w:delText>
        </w:r>
      </w:del>
      <w:ins w:id="352" w:author="Hauser Anthony" w:date="2026-05-26T09:19:00Z" w16du:dateUtc="2026-05-26T07:19:00Z">
        <w:r>
          <w:t>28</w:t>
        </w:r>
      </w:ins>
      <w:r>
        <w:t xml:space="preserve">]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doi: </w:t>
      </w:r>
      <w:hyperlink r:id="rId24">
        <w:r w:rsidR="0075763F">
          <w:rPr>
            <w:rStyle w:val="Lienhypertexte"/>
          </w:rPr>
          <w:t>10.1016/S1473-3099(09)70233-6</w:t>
        </w:r>
      </w:hyperlink>
      <w:r>
        <w:t>.</w:t>
      </w:r>
    </w:p>
    <w:p w14:paraId="1D46BF1D" w14:textId="006B09E9" w:rsidR="0075763F" w:rsidRDefault="00000000">
      <w:pPr>
        <w:pStyle w:val="Bibliographie"/>
      </w:pPr>
      <w:bookmarkStart w:id="353" w:name="ref-andrews_estimating_2025"/>
      <w:bookmarkEnd w:id="350"/>
      <w:r>
        <w:t>[</w:t>
      </w:r>
      <w:del w:id="354" w:author="Hauser Anthony" w:date="2026-05-26T09:19:00Z" w16du:dateUtc="2026-05-26T07:19:00Z">
        <w:r>
          <w:delText>22</w:delText>
        </w:r>
      </w:del>
      <w:ins w:id="355" w:author="Hauser Anthony" w:date="2026-05-26T09:19:00Z" w16du:dateUtc="2026-05-26T07:19:00Z">
        <w:r>
          <w:t>29</w:t>
        </w:r>
      </w:ins>
      <w:r>
        <w:t xml:space="preserve">] </w:t>
      </w:r>
      <w:r>
        <w:tab/>
        <w:t>N. Andrews and C. Watson, “Estimating the contribution of influenza, COVID-19 and extreme cold weather to excess mortality: A working paper update for 2024,” 2025.</w:t>
      </w:r>
    </w:p>
    <w:p w14:paraId="3E1E7CCC" w14:textId="2567D722" w:rsidR="0075763F" w:rsidRDefault="00000000">
      <w:pPr>
        <w:pStyle w:val="Bibliographie"/>
      </w:pPr>
      <w:bookmarkStart w:id="356" w:name="ref-nielsen_excess_2011"/>
      <w:bookmarkEnd w:id="353"/>
      <w:r>
        <w:t>[</w:t>
      </w:r>
      <w:del w:id="357" w:author="Hauser Anthony" w:date="2026-05-26T09:19:00Z" w16du:dateUtc="2026-05-26T07:19:00Z">
        <w:r>
          <w:delText>23</w:delText>
        </w:r>
      </w:del>
      <w:ins w:id="358" w:author="Hauser Anthony" w:date="2026-05-26T09:19:00Z" w16du:dateUtc="2026-05-26T07:19:00Z">
        <w:r>
          <w:t>30</w:t>
        </w:r>
      </w:ins>
      <w:r>
        <w:t xml:space="preserve">] </w:t>
      </w:r>
      <w:r>
        <w:tab/>
        <w:t xml:space="preserve">J. Nielsen, A. Mazick, S. Glismann, and K. Mølbak, “Excess mortality related to seasonal influenza and extreme temperatures in Denmark, 1994-2010,” </w:t>
      </w:r>
      <w:r>
        <w:rPr>
          <w:i/>
          <w:iCs/>
        </w:rPr>
        <w:t>BMC Infectious Diseases</w:t>
      </w:r>
      <w:r>
        <w:t xml:space="preserve">, vol. 11, no. 1, p. 350, Dec. 2011, doi: </w:t>
      </w:r>
      <w:hyperlink r:id="rId25">
        <w:r w:rsidR="0075763F">
          <w:rPr>
            <w:rStyle w:val="Lienhypertexte"/>
          </w:rPr>
          <w:t>10.1186/1471-2334-11-350</w:t>
        </w:r>
      </w:hyperlink>
      <w:r>
        <w:t>.</w:t>
      </w:r>
    </w:p>
    <w:p w14:paraId="32A67FF8" w14:textId="1BB502A1" w:rsidR="0075763F" w:rsidRDefault="00000000">
      <w:pPr>
        <w:pStyle w:val="Bibliographie"/>
      </w:pPr>
      <w:bookmarkStart w:id="359" w:name="ref-achilleos_excess_2022"/>
      <w:bookmarkEnd w:id="356"/>
      <w:r>
        <w:t>[</w:t>
      </w:r>
      <w:del w:id="360" w:author="Hauser Anthony" w:date="2026-05-26T09:19:00Z" w16du:dateUtc="2026-05-26T07:19:00Z">
        <w:r>
          <w:delText>24</w:delText>
        </w:r>
      </w:del>
      <w:ins w:id="361" w:author="Hauser Anthony" w:date="2026-05-26T09:19:00Z" w16du:dateUtc="2026-05-26T07:19:00Z">
        <w:r>
          <w:t>31</w:t>
        </w:r>
      </w:ins>
      <w:r>
        <w:t xml:space="preserve">] </w:t>
      </w:r>
      <w:r>
        <w:tab/>
        <w:t xml:space="preserve">S. Achilleos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doi: </w:t>
      </w:r>
      <w:hyperlink r:id="rId26">
        <w:r w:rsidR="0075763F">
          <w:rPr>
            <w:rStyle w:val="Lienhypertexte"/>
          </w:rPr>
          <w:t>10.1093/ije/dyab123</w:t>
        </w:r>
      </w:hyperlink>
      <w:r>
        <w:t>.</w:t>
      </w:r>
    </w:p>
    <w:p w14:paraId="3888091D" w14:textId="0A32A036" w:rsidR="0075763F" w:rsidRDefault="00000000">
      <w:pPr>
        <w:pStyle w:val="Bibliographie"/>
      </w:pPr>
      <w:bookmarkStart w:id="362" w:name="ref-zhang_age-related_2022"/>
      <w:bookmarkEnd w:id="359"/>
      <w:r>
        <w:t>[</w:t>
      </w:r>
      <w:del w:id="363" w:author="Hauser Anthony" w:date="2026-05-26T09:19:00Z" w16du:dateUtc="2026-05-26T07:19:00Z">
        <w:r>
          <w:delText>25</w:delText>
        </w:r>
      </w:del>
      <w:ins w:id="364" w:author="Hauser Anthony" w:date="2026-05-26T09:19:00Z" w16du:dateUtc="2026-05-26T07:19:00Z">
        <w:r>
          <w:t>32</w:t>
        </w:r>
      </w:ins>
      <w:r>
        <w:t xml:space="preserve">]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doi: </w:t>
      </w:r>
      <w:hyperlink r:id="rId27">
        <w:r w:rsidR="0075763F">
          <w:rPr>
            <w:rStyle w:val="Lienhypertexte"/>
          </w:rPr>
          <w:t>10.3389/fmed.2021.757459</w:t>
        </w:r>
      </w:hyperlink>
      <w:r>
        <w:t>.</w:t>
      </w:r>
    </w:p>
    <w:p w14:paraId="4C98172F" w14:textId="77777777" w:rsidR="00073879" w:rsidRDefault="00000000">
      <w:pPr>
        <w:pStyle w:val="Bibliographie"/>
        <w:rPr>
          <w:del w:id="365" w:author="Hauser Anthony" w:date="2026-05-26T09:19:00Z" w16du:dateUtc="2026-05-26T07:19:00Z"/>
        </w:rPr>
      </w:pPr>
      <w:bookmarkStart w:id="366" w:name="ref-carollo_competing_2024"/>
      <w:bookmarkEnd w:id="362"/>
      <w:r>
        <w:t>[</w:t>
      </w:r>
      <w:del w:id="367" w:author="Hauser Anthony" w:date="2026-05-26T09:19:00Z" w16du:dateUtc="2026-05-26T07:19:00Z">
        <w:r>
          <w:delText>26</w:delText>
        </w:r>
      </w:del>
      <w:ins w:id="368" w:author="Hauser Anthony" w:date="2026-05-26T09:19:00Z" w16du:dateUtc="2026-05-26T07:19:00Z">
        <w:r>
          <w:t>33</w:t>
        </w:r>
      </w:ins>
      <w:r>
        <w:t xml:space="preserve">] </w:t>
      </w:r>
      <w:r>
        <w:tab/>
        <w:t xml:space="preserve">A. Carollo, H. Putter, P. H. C. Eilers, and J. Gampe, “Competing risks models with two time scales,” </w:t>
      </w:r>
      <w:r>
        <w:rPr>
          <w:i/>
          <w:iCs/>
        </w:rPr>
        <w:t>arXiv.org</w:t>
      </w:r>
      <w:r>
        <w:t xml:space="preserve">. Aug. 2024. Accessed: Jun. 19, 2025. [Online]. Available: </w:t>
      </w:r>
      <w:hyperlink r:id="rId28">
        <w:r w:rsidR="0075763F">
          <w:rPr>
            <w:rStyle w:val="Lienhypertexte"/>
          </w:rPr>
          <w:t>https://arxiv.org/abs/2408.15058v1</w:t>
        </w:r>
      </w:hyperlink>
      <w:bookmarkEnd w:id="266"/>
      <w:bookmarkEnd w:id="268"/>
      <w:bookmarkEnd w:id="366"/>
    </w:p>
    <w:p w14:paraId="7B16E0A2" w14:textId="77777777" w:rsidR="0075763F" w:rsidRDefault="00000000">
      <w:pPr>
        <w:pStyle w:val="Bibliographie"/>
        <w:rPr>
          <w:moveFrom w:id="369" w:author="Hauser Anthony" w:date="2026-05-26T09:19:00Z" w16du:dateUtc="2026-05-26T07:19:00Z"/>
        </w:rPr>
      </w:pPr>
      <w:del w:id="370" w:author="Hauser Anthony" w:date="2026-05-26T09:19:00Z" w16du:dateUtc="2026-05-26T07:19:00Z">
        <w:r>
          <w:delText>[27</w:delText>
        </w:r>
      </w:del>
      <w:moveFromRangeStart w:id="371" w:author="Hauser Anthony" w:date="2026-05-26T09:19:00Z" w:name="move230679595"/>
      <w:moveFrom w:id="372" w:author="Hauser Anthony" w:date="2026-05-26T09:19:00Z" w16du:dateUtc="2026-05-26T07:19:00Z">
        <w:r>
          <w:t xml:space="preserve">] </w:t>
        </w:r>
        <w:r>
          <w:tab/>
          <w:t xml:space="preserve">World Health Organization, “Classification statistique internationale des maladies et des problèmes de santé connexes,” </w:t>
        </w:r>
        <w:r>
          <w:rPr>
            <w:i/>
            <w:iCs/>
          </w:rPr>
          <w:t>International statistical classification of diseases and related health problems</w:t>
        </w:r>
        <w:r>
          <w:t xml:space="preserve">, p. 3, 2009, Accessed: Dec. 19, 2024. [Online]. Available: </w:t>
        </w:r>
        <w:r w:rsidR="0075763F">
          <w:fldChar w:fldCharType="begin"/>
        </w:r>
        <w:r w:rsidR="0075763F">
          <w:instrText>HYPERLINK "https://iris.who.int/handle/10665/44082" \h</w:instrText>
        </w:r>
      </w:moveFrom>
      <w:del w:id="373" w:author="Hauser Anthony" w:date="2026-05-26T09:19:00Z" w16du:dateUtc="2026-05-26T07:19:00Z"/>
      <w:moveFrom w:id="374" w:author="Hauser Anthony" w:date="2026-05-26T09:19:00Z" w16du:dateUtc="2026-05-26T07:19:00Z">
        <w:r w:rsidR="0075763F">
          <w:fldChar w:fldCharType="separate"/>
        </w:r>
        <w:r w:rsidR="0075763F">
          <w:rPr>
            <w:rStyle w:val="Lienhypertexte"/>
          </w:rPr>
          <w:t>https://iris.who.int/handle/10665/44082</w:t>
        </w:r>
        <w:r w:rsidR="0075763F">
          <w:fldChar w:fldCharType="end"/>
        </w:r>
      </w:moveFrom>
    </w:p>
    <w:moveFromRangeEnd w:id="371"/>
    <w:p w14:paraId="0093CA4D" w14:textId="77777777" w:rsidR="0075763F" w:rsidRDefault="00000000">
      <w:pPr>
        <w:pStyle w:val="Bibliographie"/>
        <w:rPr>
          <w:moveFrom w:id="375" w:author="Hauser Anthony" w:date="2026-05-26T09:19:00Z" w16du:dateUtc="2026-05-26T07:19:00Z"/>
        </w:rPr>
      </w:pPr>
      <w:del w:id="376" w:author="Hauser Anthony" w:date="2026-05-26T09:19:00Z" w16du:dateUtc="2026-05-26T07:19:00Z">
        <w:r>
          <w:delText>[28</w:delText>
        </w:r>
      </w:del>
      <w:moveFromRangeStart w:id="377" w:author="Hauser Anthony" w:date="2026-05-26T09:19:00Z" w:name="move230679596"/>
      <w:moveFrom w:id="378" w:author="Hauser Anthony" w:date="2026-05-26T09:19:00Z" w16du:dateUtc="2026-05-26T07:19:00Z">
        <w:r>
          <w:t xml:space="preserve">] </w:t>
        </w:r>
        <w:r>
          <w:tab/>
          <w:t xml:space="preserve">G. Riutort-Mayol, P.-C. Bürkner, M. R. Andersen, A. Solin, and A. Vehtari, “Practical Hilbert space approximate Bayesian Gaussian processes for probabilistic programming.” arXiv, Mar. 2022. doi: </w:t>
        </w:r>
        <w:r w:rsidR="0075763F">
          <w:fldChar w:fldCharType="begin"/>
        </w:r>
        <w:r w:rsidR="0075763F">
          <w:instrText>HYPERLINK "https://doi.org/10.48550/arXiv.2004.11408" \h</w:instrText>
        </w:r>
      </w:moveFrom>
      <w:del w:id="379" w:author="Hauser Anthony" w:date="2026-05-26T09:19:00Z" w16du:dateUtc="2026-05-26T07:19:00Z"/>
      <w:moveFrom w:id="380" w:author="Hauser Anthony" w:date="2026-05-26T09:19:00Z" w16du:dateUtc="2026-05-26T07:19:00Z">
        <w:r w:rsidR="0075763F">
          <w:fldChar w:fldCharType="separate"/>
        </w:r>
        <w:r w:rsidR="0075763F">
          <w:rPr>
            <w:rStyle w:val="Lienhypertexte"/>
          </w:rPr>
          <w:t>10.48550/arXiv.2004.11408</w:t>
        </w:r>
        <w:r w:rsidR="0075763F">
          <w:fldChar w:fldCharType="end"/>
        </w:r>
        <w:r>
          <w:t>.</w:t>
        </w:r>
      </w:moveFrom>
    </w:p>
    <w:moveFromRangeEnd w:id="377"/>
    <w:p w14:paraId="0C2B22B8" w14:textId="77777777" w:rsidR="0075763F" w:rsidRDefault="00000000">
      <w:pPr>
        <w:pStyle w:val="Bibliographie"/>
        <w:rPr>
          <w:moveFrom w:id="381" w:author="Hauser Anthony" w:date="2026-05-26T09:19:00Z" w16du:dateUtc="2026-05-26T07:19:00Z"/>
        </w:rPr>
      </w:pPr>
      <w:del w:id="382" w:author="Hauser Anthony" w:date="2026-05-26T09:19:00Z" w16du:dateUtc="2026-05-26T07:19:00Z">
        <w:r>
          <w:delText>[29</w:delText>
        </w:r>
      </w:del>
      <w:moveFromRangeStart w:id="383" w:author="Hauser Anthony" w:date="2026-05-26T09:19:00Z" w:name="move230679597"/>
      <w:moveFrom w:id="384" w:author="Hauser Anthony" w:date="2026-05-26T09:19:00Z" w16du:dateUtc="2026-05-26T07:19:00Z">
        <w:r>
          <w:t xml:space="preserve">] </w:t>
        </w:r>
        <w:r>
          <w:tab/>
          <w:t xml:space="preserve">B. Carpenter </w:t>
        </w:r>
        <w:r>
          <w:rPr>
            <w:i/>
            <w:iCs/>
          </w:rPr>
          <w:t>et al.</w:t>
        </w:r>
        <w:r>
          <w:t xml:space="preserve">, “Stan: A Probabilistic Programming Language,” </w:t>
        </w:r>
        <w:r>
          <w:rPr>
            <w:i/>
            <w:iCs/>
          </w:rPr>
          <w:t>Journal of Statistical Software</w:t>
        </w:r>
        <w:r>
          <w:t xml:space="preserve">, vol. 76, pp. 1–32, Jan. 2017, doi: </w:t>
        </w:r>
        <w:r w:rsidR="0075763F">
          <w:fldChar w:fldCharType="begin"/>
        </w:r>
        <w:r w:rsidR="0075763F">
          <w:instrText>HYPERLINK "https://doi.org/10.18637/jss.v076.i01" \h</w:instrText>
        </w:r>
      </w:moveFrom>
      <w:del w:id="385" w:author="Hauser Anthony" w:date="2026-05-26T09:19:00Z" w16du:dateUtc="2026-05-26T07:19:00Z"/>
      <w:moveFrom w:id="386" w:author="Hauser Anthony" w:date="2026-05-26T09:19:00Z" w16du:dateUtc="2026-05-26T07:19:00Z">
        <w:r w:rsidR="0075763F">
          <w:fldChar w:fldCharType="separate"/>
        </w:r>
        <w:r w:rsidR="0075763F">
          <w:rPr>
            <w:rStyle w:val="Lienhypertexte"/>
          </w:rPr>
          <w:t>10.18637/jss.v076.i01</w:t>
        </w:r>
        <w:r w:rsidR="0075763F">
          <w:fldChar w:fldCharType="end"/>
        </w:r>
        <w:r>
          <w:t>.</w:t>
        </w:r>
      </w:moveFrom>
    </w:p>
    <w:moveFromRangeEnd w:id="383"/>
    <w:p w14:paraId="3A0D1952" w14:textId="77777777" w:rsidR="00003807" w:rsidRDefault="00003807">
      <w:pPr>
        <w:rPr>
          <w:del w:id="387" w:author="Hauser Anthony" w:date="2026-05-26T09:19:00Z" w16du:dateUtc="2026-05-26T07:19:00Z"/>
        </w:rPr>
      </w:pPr>
      <w:del w:id="388" w:author="Hauser Anthony" w:date="2026-05-26T09:19:00Z" w16du:dateUtc="2026-05-26T07:19:00Z">
        <w:r>
          <w:br w:type="page"/>
        </w:r>
      </w:del>
    </w:p>
    <w:p w14:paraId="23912A8B" w14:textId="77777777" w:rsidR="0075763F" w:rsidRDefault="00000000" w:rsidP="008769AE">
      <w:pPr>
        <w:pStyle w:val="Titre1"/>
        <w:rPr>
          <w:moveFrom w:id="389" w:author="Hauser Anthony" w:date="2026-05-26T09:19:00Z" w16du:dateUtc="2026-05-26T07:19:00Z"/>
        </w:rPr>
      </w:pPr>
      <w:moveFromRangeStart w:id="390" w:author="Hauser Anthony" w:date="2026-05-26T09:19:00Z" w:name="move230679591"/>
      <w:moveFrom w:id="391" w:author="Hauser Anthony" w:date="2026-05-26T09:19:00Z" w16du:dateUtc="2026-05-26T07:19:00Z">
        <w:r>
          <w:t>Figures</w:t>
        </w:r>
      </w:moveFrom>
    </w:p>
    <w:p w14:paraId="1319E27A" w14:textId="77777777" w:rsidR="0075763F" w:rsidRDefault="00000000">
      <w:pPr>
        <w:pStyle w:val="Corpsdetexte"/>
        <w:rPr>
          <w:moveFrom w:id="392" w:author="Hauser Anthony" w:date="2026-05-26T09:19:00Z" w16du:dateUtc="2026-05-26T07:19:00Z"/>
        </w:rPr>
      </w:pPr>
      <w:moveFrom w:id="393" w:author="Hauser Anthony" w:date="2026-05-26T09:19:00Z" w16du:dateUtc="2026-05-26T07:19:00Z">
        <w:r>
          <w:rPr>
            <w:b/>
            <w:bCs/>
          </w:rPr>
          <w:t>Figure 1.</w:t>
        </w:r>
        <w:r>
          <w:t xml:space="preserve"> Cause-of-death data in 2020-21. A. Number of deaths by age groups in 2020-21. B. Distribution of the deaths occured in 2020-21 over the nine causes of deaths for each age group.</w:t>
        </w:r>
      </w:moveFrom>
    </w:p>
    <w:p w14:paraId="63121CD6" w14:textId="77777777" w:rsidR="0075763F" w:rsidRDefault="00000000">
      <w:pPr>
        <w:pStyle w:val="Corpsdetexte"/>
        <w:rPr>
          <w:moveFrom w:id="394" w:author="Hauser Anthony" w:date="2026-05-26T09:19:00Z" w16du:dateUtc="2026-05-26T07:19:00Z"/>
        </w:rPr>
      </w:pPr>
      <w:moveFrom w:id="395" w:author="Hauser Anthony" w:date="2026-05-26T09:19:00Z" w16du:dateUtc="2026-05-26T07:19:00Z">
        <w:r>
          <w:rPr>
            <w:b/>
            <w:bCs/>
          </w:rPr>
          <w:t>Figure 2.</w:t>
        </w:r>
        <w:r>
          <w:t xml:space="preserve"> Model fit and cross-cause dependencies for the 80+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moveFrom>
    </w:p>
    <w:p w14:paraId="23B87BA6" w14:textId="77777777" w:rsidR="0075763F" w:rsidRDefault="00000000">
      <w:pPr>
        <w:pStyle w:val="Corpsdetexte"/>
        <w:rPr>
          <w:moveFrom w:id="396" w:author="Hauser Anthony" w:date="2026-05-26T09:19:00Z" w16du:dateUtc="2026-05-26T07:19:00Z"/>
        </w:rPr>
      </w:pPr>
      <w:moveFrom w:id="397" w:author="Hauser Anthony" w:date="2026-05-26T09:19:00Z" w16du:dateUtc="2026-05-26T07:19:00Z">
        <w:r>
          <w:rPr>
            <w:b/>
            <w:bCs/>
          </w:rPr>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w:t>
        </w:r>
      </w:moveFrom>
      <w:moveFromRangeEnd w:id="390"/>
      <w:del w:id="398" w:author="Hauser Anthony" w:date="2026-05-26T09:19:00Z" w16du:dateUtc="2026-05-26T07:19:00Z">
        <w:r w:rsidR="00003807">
          <w:delText>CrI.</w:delText>
        </w:r>
      </w:del>
      <w:moveFromRangeStart w:id="399" w:author="Hauser Anthony" w:date="2026-05-26T09:19:00Z" w:name="move230679592"/>
      <w:moveFrom w:id="400" w:author="Hauser Anthony" w:date="2026-05-26T09:19:00Z" w16du:dateUtc="2026-05-26T07:19:00Z">
        <w:r>
          <w:t xml:space="preserve"> B. Cumulative number of excess deaths with (in yellow) or without (in red) COVID-19 deaths, for each age group.</w:t>
        </w:r>
      </w:moveFrom>
    </w:p>
    <w:p w14:paraId="1EE777B0" w14:textId="77777777" w:rsidR="0075763F" w:rsidRDefault="00000000">
      <w:pPr>
        <w:pStyle w:val="Corpsdetexte"/>
        <w:rPr>
          <w:moveFrom w:id="401" w:author="Hauser Anthony" w:date="2026-05-26T09:19:00Z" w16du:dateUtc="2026-05-26T07:19:00Z"/>
        </w:rPr>
      </w:pPr>
      <w:moveFrom w:id="402" w:author="Hauser Anthony" w:date="2026-05-26T09:19:00Z" w16du:dateUtc="2026-05-26T07:19:00Z">
        <w:r>
          <w:rPr>
            <w:b/>
            <w:bCs/>
          </w:rPr>
          <w:t>Figure 4.</w:t>
        </w:r>
        <w:r>
          <w:t xml:space="preserve"> Cause-specific excess mortality by phase. Black lines and gray area correspond to posterior mean and 95% CrI of the cumulative (relative and absolute) excess mortality over 2020-21, respectively. </w:t>
        </w:r>
      </w:moveFrom>
      <w:moveFromRangeEnd w:id="399"/>
      <w:del w:id="403" w:author="Hauser Anthony" w:date="2026-05-26T09:19:00Z" w16du:dateUtc="2026-05-26T07:19:00Z">
        <w:r w:rsidR="00003807">
          <w:delText xml:space="preserve">The colored points and vertical lines correspond to posterior mean and 95% CrI of the relative excess mortality by phase, respectively. </w:delText>
        </w:r>
      </w:del>
      <w:moveFromRangeStart w:id="404" w:author="Hauser Anthony" w:date="2026-05-26T09:19:00Z" w:name="move230679593"/>
      <w:moveFrom w:id="405" w:author="Hauser Anthony" w:date="2026-05-26T09:19:00Z" w16du:dateUtc="2026-05-26T07:19:00Z">
        <w:r>
          <w:t>The phases are delimited by the dashed vertical lines. Panels A to D represent the different age groups. See Fig S5-S9 for the excess mortality by phase for each cause and each age group.</w:t>
        </w:r>
      </w:moveFrom>
    </w:p>
    <w:p w14:paraId="2A5D2DFA" w14:textId="77777777" w:rsidR="0075763F" w:rsidRDefault="00000000">
      <w:pPr>
        <w:pStyle w:val="Corpsdetexte"/>
        <w:rPr>
          <w:moveFrom w:id="406" w:author="Hauser Anthony" w:date="2026-05-26T09:19:00Z" w16du:dateUtc="2026-05-26T07:19:00Z"/>
        </w:rPr>
      </w:pPr>
      <w:moveFrom w:id="407" w:author="Hauser Anthony" w:date="2026-05-26T09:19:00Z" w16du:dateUtc="2026-05-26T07:19:00Z">
        <w:r>
          <w:rPr>
            <w:b/>
            <w:bCs/>
          </w:rPr>
          <w:t>Figure 5.</w:t>
        </w:r>
        <w:r>
          <w:t xml:space="preserve"> Partial correlation between excess mortality due to either COVID-19 (red) or to other respiratory diseases (blue, tagged as “Respiratory Diseases”) and excess mortality due to cardiovascular diseases, cancers or mental/neurological diseases, for 65-79 and 80+ age groups, considering different lags (in weeks</w:t>
        </w:r>
      </w:moveFrom>
      <w:moveFromRangeEnd w:id="404"/>
      <w:del w:id="408" w:author="Hauser Anthony" w:date="2026-05-26T09:19:00Z" w16du:dateUtc="2026-05-26T07:19:00Z">
        <w:r w:rsidR="00003807">
          <w:delText>). Solid color lines correspond to the posterior mean and shaded colored area to the 95% CrI.</w:delText>
        </w:r>
      </w:del>
      <w:moveFromRangeStart w:id="409" w:author="Hauser Anthony" w:date="2026-05-26T09:19:00Z" w:name="move230679594"/>
      <w:moveFrom w:id="410" w:author="Hauser Anthony" w:date="2026-05-26T09:19:00Z" w16du:dateUtc="2026-05-26T07:19:00Z">
        <w:r>
          <w:t xml:space="preserve"> The vertical dashed lines indicate the lag with the highest absolute partial correlation. A positive lag corresponds to the situation where excess mortality due to respiratory diseases (either COVID-19 or other respiratory diseases) occurs slightly after excess mortality due to the considered cause.</w:t>
        </w:r>
      </w:moveFrom>
    </w:p>
    <w:moveFromRangeEnd w:id="409"/>
    <w:p w14:paraId="55D263F7" w14:textId="53B98E16" w:rsidR="0075763F" w:rsidRDefault="0075763F">
      <w:pPr>
        <w:pStyle w:val="Bibliographie"/>
      </w:pPr>
    </w:p>
    <w:sectPr w:rsidR="0075763F" w:rsidSect="008A4998">
      <w:headerReference w:type="default" r:id="rId29"/>
      <w:footerReference w:type="default" r:id="rId30"/>
      <w:pgSz w:w="12240" w:h="15840"/>
      <w:pgMar w:top="1440" w:right="1440" w:bottom="1440" w:left="1440" w:header="720" w:footer="720" w:gutter="0"/>
      <w:lnNumType w:countBy="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B8073" w14:textId="77777777" w:rsidR="00887F24" w:rsidRDefault="00887F24">
      <w:pPr>
        <w:spacing w:after="0"/>
      </w:pPr>
      <w:r>
        <w:separator/>
      </w:r>
    </w:p>
  </w:endnote>
  <w:endnote w:type="continuationSeparator" w:id="0">
    <w:p w14:paraId="1F8F156A" w14:textId="77777777" w:rsidR="00887F24" w:rsidRDefault="00887F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38E3" w14:textId="77777777" w:rsidR="0081362D" w:rsidRDefault="008136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22E12" w14:textId="77777777" w:rsidR="00887F24" w:rsidRDefault="00887F24">
      <w:pPr>
        <w:spacing w:after="0"/>
      </w:pPr>
      <w:r>
        <w:separator/>
      </w:r>
    </w:p>
  </w:footnote>
  <w:footnote w:type="continuationSeparator" w:id="0">
    <w:p w14:paraId="3F45445B" w14:textId="77777777" w:rsidR="00887F24" w:rsidRDefault="00887F2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4FCE" w14:textId="77777777" w:rsidR="0081362D" w:rsidRDefault="0081362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31"/>
    <w:multiLevelType w:val="multilevel"/>
    <w:tmpl w:val="FFB094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700206602">
    <w:abstractNumId w:val="10"/>
  </w:num>
  <w:num w:numId="13" w16cid:durableId="13965852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ou Julien">
    <w15:presenceInfo w15:providerId="AD" w15:userId="S::Julien.Riou@unisante.ch::04deaff0-7a34-49d0-a52e-ed4b4c3f3f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A"/>
    <w:rsid w:val="00002E79"/>
    <w:rsid w:val="00003807"/>
    <w:rsid w:val="00014C80"/>
    <w:rsid w:val="00017354"/>
    <w:rsid w:val="00073879"/>
    <w:rsid w:val="00075CD5"/>
    <w:rsid w:val="000B23BE"/>
    <w:rsid w:val="000C19C5"/>
    <w:rsid w:val="000E6F53"/>
    <w:rsid w:val="001539D2"/>
    <w:rsid w:val="00172E59"/>
    <w:rsid w:val="00175D17"/>
    <w:rsid w:val="001B6C30"/>
    <w:rsid w:val="001C436F"/>
    <w:rsid w:val="002276E6"/>
    <w:rsid w:val="00245979"/>
    <w:rsid w:val="00251927"/>
    <w:rsid w:val="002716DF"/>
    <w:rsid w:val="00271E20"/>
    <w:rsid w:val="002D0C73"/>
    <w:rsid w:val="002E4C3F"/>
    <w:rsid w:val="002F45A2"/>
    <w:rsid w:val="00330111"/>
    <w:rsid w:val="003620C0"/>
    <w:rsid w:val="00375F1B"/>
    <w:rsid w:val="003F1726"/>
    <w:rsid w:val="0049460C"/>
    <w:rsid w:val="004D2EB2"/>
    <w:rsid w:val="004E0450"/>
    <w:rsid w:val="00544EEA"/>
    <w:rsid w:val="00547615"/>
    <w:rsid w:val="00554CF4"/>
    <w:rsid w:val="005E69AF"/>
    <w:rsid w:val="006333B7"/>
    <w:rsid w:val="00645487"/>
    <w:rsid w:val="006A4EF7"/>
    <w:rsid w:val="006D4CFA"/>
    <w:rsid w:val="007331F5"/>
    <w:rsid w:val="0075763F"/>
    <w:rsid w:val="007C2780"/>
    <w:rsid w:val="0081362D"/>
    <w:rsid w:val="008435CE"/>
    <w:rsid w:val="008769AE"/>
    <w:rsid w:val="00887F24"/>
    <w:rsid w:val="008A4998"/>
    <w:rsid w:val="008D21A8"/>
    <w:rsid w:val="0094294A"/>
    <w:rsid w:val="009826A0"/>
    <w:rsid w:val="009B35F5"/>
    <w:rsid w:val="00A55C70"/>
    <w:rsid w:val="00A6392B"/>
    <w:rsid w:val="00AB51FA"/>
    <w:rsid w:val="00B15899"/>
    <w:rsid w:val="00C263CF"/>
    <w:rsid w:val="00C80EC1"/>
    <w:rsid w:val="00CC24ED"/>
    <w:rsid w:val="00D672DC"/>
    <w:rsid w:val="00D702AE"/>
    <w:rsid w:val="00DD331A"/>
    <w:rsid w:val="00DD595C"/>
    <w:rsid w:val="00DF5F09"/>
    <w:rsid w:val="00E95297"/>
    <w:rsid w:val="00F9411D"/>
    <w:rsid w:val="00FA70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FB445"/>
  <w15:docId w15:val="{C74B95B3-9BB1-4259-9ED4-6F8F04B3B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C263CF"/>
    <w:pPr>
      <w:spacing w:before="180" w:after="180"/>
    </w:pPr>
    <w:rPr>
      <w:sz w:val="22"/>
    </w:rPr>
  </w:style>
  <w:style w:type="paragraph" w:customStyle="1" w:styleId="FirstParagraph">
    <w:name w:val="First Paragraph"/>
    <w:basedOn w:val="Corpsdetexte"/>
    <w:next w:val="Corpsdetexte"/>
    <w:qFormat/>
    <w:rsid w:val="00C263CF"/>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rsid w:val="003F1726"/>
    <w:pPr>
      <w:keepNext/>
      <w:keepLines/>
      <w:spacing w:before="120" w:after="120" w:line="360" w:lineRule="auto"/>
    </w:pPr>
    <w:rPr>
      <w:sz w:val="20"/>
    </w:r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tte">
    <w:name w:val="header"/>
    <w:basedOn w:val="Normal"/>
    <w:link w:val="En-tteCar"/>
    <w:unhideWhenUsed/>
    <w:rsid w:val="002E4C3F"/>
    <w:pPr>
      <w:tabs>
        <w:tab w:val="center" w:pos="4513"/>
        <w:tab w:val="right" w:pos="9026"/>
      </w:tabs>
      <w:spacing w:after="0"/>
    </w:pPr>
  </w:style>
  <w:style w:type="character" w:customStyle="1" w:styleId="En-tteCar">
    <w:name w:val="En-tête Car"/>
    <w:basedOn w:val="Policepardfaut"/>
    <w:link w:val="En-tte"/>
    <w:rsid w:val="002E4C3F"/>
  </w:style>
  <w:style w:type="paragraph" w:styleId="Pieddepage">
    <w:name w:val="footer"/>
    <w:basedOn w:val="Normal"/>
    <w:link w:val="PieddepageCar"/>
    <w:unhideWhenUsed/>
    <w:rsid w:val="002E4C3F"/>
    <w:pPr>
      <w:tabs>
        <w:tab w:val="center" w:pos="4513"/>
        <w:tab w:val="right" w:pos="9026"/>
      </w:tabs>
      <w:spacing w:after="0"/>
    </w:pPr>
  </w:style>
  <w:style w:type="character" w:customStyle="1" w:styleId="PieddepageCar">
    <w:name w:val="Pied de page Car"/>
    <w:basedOn w:val="Policepardfaut"/>
    <w:link w:val="Pieddepage"/>
    <w:rsid w:val="002E4C3F"/>
  </w:style>
  <w:style w:type="character" w:styleId="Textedelespacerserv">
    <w:name w:val="Placeholder Text"/>
    <w:basedOn w:val="Policepardfaut"/>
    <w:semiHidden/>
    <w:rsid w:val="002E4C3F"/>
    <w:rPr>
      <w:color w:val="808080"/>
    </w:rPr>
  </w:style>
  <w:style w:type="character" w:customStyle="1" w:styleId="CorpsdetexteCar">
    <w:name w:val="Corps de texte Car"/>
    <w:basedOn w:val="Policepardfaut"/>
    <w:link w:val="Corpsdetexte"/>
    <w:rsid w:val="002E4C3F"/>
    <w:rPr>
      <w:sz w:val="22"/>
    </w:rPr>
  </w:style>
  <w:style w:type="paragraph" w:customStyle="1" w:styleId="SmallText">
    <w:name w:val="SmallText"/>
    <w:basedOn w:val="Corpsdetexte"/>
    <w:link w:val="SmallTextCar"/>
    <w:qFormat/>
    <w:rsid w:val="00A6392B"/>
    <w:rPr>
      <w:sz w:val="16"/>
    </w:rPr>
  </w:style>
  <w:style w:type="character" w:customStyle="1" w:styleId="SmallTextCar">
    <w:name w:val="SmallText Car"/>
    <w:basedOn w:val="CorpsdetexteCar"/>
    <w:link w:val="SmallText"/>
    <w:rsid w:val="00A6392B"/>
    <w:rPr>
      <w:sz w:val="16"/>
    </w:rPr>
  </w:style>
  <w:style w:type="character" w:styleId="Numrodeligne">
    <w:name w:val="line number"/>
    <w:basedOn w:val="Policepardfaut"/>
    <w:semiHidden/>
    <w:unhideWhenUsed/>
    <w:rsid w:val="00175D17"/>
  </w:style>
  <w:style w:type="character" w:styleId="Mentionnonrsolue">
    <w:name w:val="Unresolved Mention"/>
    <w:basedOn w:val="Policepardfaut"/>
    <w:uiPriority w:val="99"/>
    <w:semiHidden/>
    <w:unhideWhenUsed/>
    <w:rsid w:val="0081362D"/>
    <w:rPr>
      <w:color w:val="605E5C"/>
      <w:shd w:val="clear" w:color="auto" w:fill="E1DFDD"/>
    </w:rPr>
  </w:style>
  <w:style w:type="paragraph" w:styleId="Paragraphedeliste">
    <w:name w:val="List Paragraph"/>
    <w:basedOn w:val="Normal"/>
    <w:rsid w:val="0081362D"/>
    <w:pPr>
      <w:ind w:left="720"/>
      <w:contextualSpacing/>
    </w:pPr>
  </w:style>
  <w:style w:type="paragraph" w:styleId="Rvision">
    <w:name w:val="Revision"/>
    <w:hidden/>
    <w:semiHidden/>
    <w:rsid w:val="0081362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0141076820956802" TargetMode="External"/><Relationship Id="rId18" Type="http://schemas.openxmlformats.org/officeDocument/2006/relationships/hyperlink" Target="https://doi.org/10.1371/journal.pone.0281683" TargetMode="External"/><Relationship Id="rId26" Type="http://schemas.openxmlformats.org/officeDocument/2006/relationships/hyperlink" Target="https://doi.org/10.1093/ije/dyab123" TargetMode="External"/><Relationship Id="rId3" Type="http://schemas.openxmlformats.org/officeDocument/2006/relationships/settings" Target="settings.xml"/><Relationship Id="rId21" Type="http://schemas.openxmlformats.org/officeDocument/2006/relationships/hyperlink" Target="https://doi.org/10.7554/eLife.93758.2" TargetMode="External"/><Relationship Id="rId7" Type="http://schemas.openxmlformats.org/officeDocument/2006/relationships/hyperlink" Target="https://doi.org/10.1111/ajt.16381" TargetMode="External"/><Relationship Id="rId12" Type="http://schemas.openxmlformats.org/officeDocument/2006/relationships/hyperlink" Target="https://doi.org/10.1038/s41467-022-35770-9" TargetMode="External"/><Relationship Id="rId17" Type="http://schemas.openxmlformats.org/officeDocument/2006/relationships/hyperlink" Target="https://doi.org/10.1007/s10654-024-01154-0" TargetMode="External"/><Relationship Id="rId25" Type="http://schemas.openxmlformats.org/officeDocument/2006/relationships/hyperlink" Target="https://doi.org/10.1186/1471-2334-11-350"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07/s44197-024-00242-4" TargetMode="External"/><Relationship Id="rId20" Type="http://schemas.openxmlformats.org/officeDocument/2006/relationships/hyperlink" Target="https://doi.org/10.1038/s41591-022-01689-3"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86/s12874-023-01984-8" TargetMode="External"/><Relationship Id="rId24" Type="http://schemas.openxmlformats.org/officeDocument/2006/relationships/hyperlink" Target="https://doi.org/10.1016/S1473-3099(09)70233-6" TargetMode="Externa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1093/ije/dyaf006" TargetMode="External"/><Relationship Id="rId23" Type="http://schemas.openxmlformats.org/officeDocument/2006/relationships/hyperlink" Target="https://doi.org/10.4103/1947-2714.110430" TargetMode="External"/><Relationship Id="rId28" Type="http://schemas.openxmlformats.org/officeDocument/2006/relationships/hyperlink" Target="https://arxiv.org/abs/2408.15058v1" TargetMode="External"/><Relationship Id="rId10" Type="http://schemas.openxmlformats.org/officeDocument/2006/relationships/hyperlink" Target="https://doi.org/10.1038/s44161-023-00220-2" TargetMode="External"/><Relationship Id="rId19" Type="http://schemas.openxmlformats.org/officeDocument/2006/relationships/hyperlink" Target="https://doi.org/10.1038/s41591-024-02987-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S1470-2045(20)30388-0" TargetMode="External"/><Relationship Id="rId14" Type="http://schemas.openxmlformats.org/officeDocument/2006/relationships/hyperlink" Target="https://doi.org/10.1017/S1748499523000118" TargetMode="External"/><Relationship Id="rId22" Type="http://schemas.openxmlformats.org/officeDocument/2006/relationships/hyperlink" Target="https://doi.org/10.1186/s12885-025-13818-5" TargetMode="External"/><Relationship Id="rId27" Type="http://schemas.openxmlformats.org/officeDocument/2006/relationships/hyperlink" Target="https://doi.org/10.3389/fmed.2021.757459" TargetMode="External"/><Relationship Id="rId30" Type="http://schemas.openxmlformats.org/officeDocument/2006/relationships/footer" Target="footer1.xml"/><Relationship Id="rId8" Type="http://schemas.openxmlformats.org/officeDocument/2006/relationships/hyperlink" Target="https://doi.org/10.1038/s41598-024-6860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14</Pages>
  <Words>7348</Words>
  <Characters>40420</Characters>
  <Application>Microsoft Office Word</Application>
  <DocSecurity>0</DocSecurity>
  <Lines>336</Lines>
  <Paragraphs>95</Paragraphs>
  <ScaleCrop>false</ScaleCrop>
  <HeadingPairs>
    <vt:vector size="2" baseType="variant">
      <vt:variant>
        <vt:lpstr>Titre</vt:lpstr>
      </vt:variant>
      <vt:variant>
        <vt:i4>1</vt:i4>
      </vt:variant>
    </vt:vector>
  </HeadingPairs>
  <TitlesOfParts>
    <vt:vector size="1" baseType="lpstr">
      <vt:lpstr>COVID-19 disrupted patterns of cause-specific mortality in Switzerland</vt:lpstr>
    </vt:vector>
  </TitlesOfParts>
  <Company/>
  <LinksUpToDate>false</LinksUpToDate>
  <CharactersWithSpaces>47673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Anthony Hauser* (1), Moritz Wagner (2), Anna Fesser† (2), Karim Abawi (3), Anne Laube (2), Garyfallos Konstantinoudis (4), Julien Riou (1)</dc:creator>
  <cp:keywords/>
  <cp:lastModifiedBy>Riou Julien</cp:lastModifiedBy>
  <cp:revision>11</cp:revision>
  <dcterms:created xsi:type="dcterms:W3CDTF">2026-05-26T11:20:00Z</dcterms:created>
  <dcterms:modified xsi:type="dcterms:W3CDTF">2026-05-27T13:43:00Z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