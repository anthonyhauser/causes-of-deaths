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40AE2" w14:textId="77777777" w:rsidR="005D6975" w:rsidRDefault="00000000">
      <w:pPr>
        <w:pStyle w:val="Title"/>
      </w:pPr>
      <w:r>
        <w:t>COVID-19 disrupted patterns of cause-specific mortality in Switzerland</w:t>
      </w:r>
    </w:p>
    <w:p w14:paraId="7D62865F" w14:textId="5F4D778A" w:rsidR="005D6975" w:rsidRPr="00F04BD5" w:rsidRDefault="00000000">
      <w:pPr>
        <w:pStyle w:val="Author"/>
        <w:rPr>
          <w:lang w:val="de-CH"/>
        </w:rPr>
      </w:pPr>
      <w:r w:rsidRPr="00F04BD5">
        <w:rPr>
          <w:lang w:val="de-CH"/>
        </w:rPr>
        <w:t xml:space="preserve">Anthony Hauser* (1), Karim </w:t>
      </w:r>
      <w:proofErr w:type="spellStart"/>
      <w:r w:rsidRPr="00F04BD5">
        <w:rPr>
          <w:lang w:val="de-CH"/>
        </w:rPr>
        <w:t>Abawi</w:t>
      </w:r>
      <w:proofErr w:type="spellEnd"/>
      <w:r w:rsidRPr="00F04BD5">
        <w:rPr>
          <w:lang w:val="de-CH"/>
        </w:rPr>
        <w:t xml:space="preserve"> (</w:t>
      </w:r>
      <w:del w:id="0" w:author="Riou Julien" w:date="2025-10-27T14:46:00Z" w16du:dateUtc="2025-10-27T13:46:00Z">
        <w:r w:rsidRPr="00F04BD5" w:rsidDel="008952FF">
          <w:rPr>
            <w:lang w:val="de-CH"/>
          </w:rPr>
          <w:delText>3</w:delText>
        </w:r>
      </w:del>
      <w:ins w:id="1" w:author="Riou Julien" w:date="2025-10-27T14:46:00Z" w16du:dateUtc="2025-10-27T13:46:00Z">
        <w:r w:rsidR="008952FF">
          <w:rPr>
            <w:lang w:val="de-CH"/>
          </w:rPr>
          <w:t>2</w:t>
        </w:r>
      </w:ins>
      <w:r w:rsidRPr="00F04BD5">
        <w:rPr>
          <w:lang w:val="de-CH"/>
        </w:rPr>
        <w:t>), Anna Fesser</w:t>
      </w:r>
      <w:r w:rsidR="008952FF">
        <w:rPr>
          <w:lang w:val="de-CH"/>
        </w:rPr>
        <w:t xml:space="preserve"> </w:t>
      </w:r>
      <w:r w:rsidRPr="00F04BD5">
        <w:rPr>
          <w:lang w:val="de-CH"/>
        </w:rPr>
        <w:t>† (</w:t>
      </w:r>
      <w:del w:id="2" w:author="Riou Julien" w:date="2025-10-27T14:46:00Z" w16du:dateUtc="2025-10-27T13:46:00Z">
        <w:r w:rsidRPr="00F04BD5" w:rsidDel="008952FF">
          <w:rPr>
            <w:lang w:val="de-CH"/>
          </w:rPr>
          <w:delText>2</w:delText>
        </w:r>
      </w:del>
      <w:ins w:id="3" w:author="Riou Julien" w:date="2025-10-27T14:46:00Z" w16du:dateUtc="2025-10-27T13:46:00Z">
        <w:r w:rsidR="008952FF">
          <w:rPr>
            <w:lang w:val="de-CH"/>
          </w:rPr>
          <w:t>3</w:t>
        </w:r>
      </w:ins>
      <w:r w:rsidRPr="00F04BD5">
        <w:rPr>
          <w:lang w:val="de-CH"/>
        </w:rPr>
        <w:t>), Anne Laube (</w:t>
      </w:r>
      <w:del w:id="4" w:author="Riou Julien" w:date="2025-10-27T14:46:00Z" w16du:dateUtc="2025-10-27T13:46:00Z">
        <w:r w:rsidRPr="00F04BD5" w:rsidDel="008952FF">
          <w:rPr>
            <w:lang w:val="de-CH"/>
          </w:rPr>
          <w:delText>2</w:delText>
        </w:r>
      </w:del>
      <w:ins w:id="5" w:author="Riou Julien" w:date="2025-10-27T14:46:00Z" w16du:dateUtc="2025-10-27T13:46:00Z">
        <w:r w:rsidR="008952FF">
          <w:rPr>
            <w:lang w:val="de-CH"/>
          </w:rPr>
          <w:t>3</w:t>
        </w:r>
      </w:ins>
      <w:r w:rsidRPr="00F04BD5">
        <w:rPr>
          <w:lang w:val="de-CH"/>
        </w:rPr>
        <w:t xml:space="preserve">), </w:t>
      </w:r>
      <w:ins w:id="6" w:author="Riou Julien" w:date="2025-10-27T14:45:00Z" w16du:dateUtc="2025-10-27T13:45:00Z">
        <w:r w:rsidR="008952FF">
          <w:rPr>
            <w:lang w:val="de-CH"/>
          </w:rPr>
          <w:t xml:space="preserve">Garyfallos Konstantinoudis (4), </w:t>
        </w:r>
      </w:ins>
      <w:r w:rsidRPr="00F04BD5">
        <w:rPr>
          <w:lang w:val="de-CH"/>
        </w:rPr>
        <w:t>Julien Riou (1)</w:t>
      </w:r>
    </w:p>
    <w:p w14:paraId="47C9D788" w14:textId="77777777" w:rsidR="005D6975" w:rsidRDefault="00000000">
      <w:pPr>
        <w:pStyle w:val="Date"/>
      </w:pPr>
      <w:r>
        <w:t>Report generated on Date: 2025-10-17 Time: 17:04</w:t>
      </w:r>
    </w:p>
    <w:p w14:paraId="255E6156" w14:textId="77777777" w:rsidR="005D6975" w:rsidRDefault="00000000">
      <w:pPr>
        <w:pStyle w:val="Compact"/>
        <w:numPr>
          <w:ilvl w:val="0"/>
          <w:numId w:val="13"/>
        </w:numPr>
      </w:pPr>
      <w:r>
        <w:t xml:space="preserve">Department of Epidemiology and Health Systems, </w:t>
      </w:r>
      <w:proofErr w:type="spellStart"/>
      <w:r>
        <w:t>Unisanté</w:t>
      </w:r>
      <w:proofErr w:type="spellEnd"/>
      <w:r>
        <w:t xml:space="preserve">, Center for Primary Care and Public Health and University of Lausanne, Lausanne, </w:t>
      </w:r>
      <w:proofErr w:type="gramStart"/>
      <w:r>
        <w:t>Switzerland;</w:t>
      </w:r>
      <w:proofErr w:type="gramEnd"/>
    </w:p>
    <w:p w14:paraId="6635984B" w14:textId="600360EC" w:rsidR="008952FF" w:rsidRDefault="008952FF" w:rsidP="008952FF">
      <w:pPr>
        <w:pStyle w:val="Compact"/>
        <w:numPr>
          <w:ilvl w:val="0"/>
          <w:numId w:val="13"/>
        </w:numPr>
        <w:rPr>
          <w:ins w:id="7" w:author="Riou Julien" w:date="2025-10-27T14:47:00Z" w16du:dateUtc="2025-10-27T13:47:00Z"/>
        </w:rPr>
      </w:pPr>
      <w:ins w:id="8" w:author="Riou Julien" w:date="2025-10-27T14:47:00Z" w16du:dateUtc="2025-10-27T13:47:00Z">
        <w:r>
          <w:t xml:space="preserve">Federal Statistical Office, Neuchâtel, </w:t>
        </w:r>
        <w:proofErr w:type="gramStart"/>
        <w:r>
          <w:t>Switzerland;</w:t>
        </w:r>
        <w:proofErr w:type="gramEnd"/>
      </w:ins>
    </w:p>
    <w:p w14:paraId="2748FF29" w14:textId="632038F2" w:rsidR="005D6975" w:rsidRDefault="00000000" w:rsidP="008952FF">
      <w:pPr>
        <w:pStyle w:val="Compact"/>
        <w:numPr>
          <w:ilvl w:val="0"/>
          <w:numId w:val="13"/>
        </w:numPr>
      </w:pPr>
      <w:r>
        <w:t xml:space="preserve">Federal Office of Public Health, Communicable Diseases Division, Bern, </w:t>
      </w:r>
      <w:proofErr w:type="gramStart"/>
      <w:r>
        <w:t>Switzerland;</w:t>
      </w:r>
      <w:proofErr w:type="gramEnd"/>
    </w:p>
    <w:p w14:paraId="56C1C7F0" w14:textId="00683E82" w:rsidR="008952FF" w:rsidRDefault="008952FF" w:rsidP="008952FF">
      <w:pPr>
        <w:pStyle w:val="Compact"/>
        <w:numPr>
          <w:ilvl w:val="0"/>
          <w:numId w:val="13"/>
        </w:numPr>
      </w:pPr>
      <w:ins w:id="9" w:author="Riou Julien" w:date="2025-10-27T14:47:00Z">
        <w:r w:rsidRPr="008952FF">
          <w:t>Grantham Institute for Climate Change and the Environment, Imperial College London, London, UK</w:t>
        </w:r>
      </w:ins>
    </w:p>
    <w:p w14:paraId="367180D7" w14:textId="77777777" w:rsidR="005D6975" w:rsidRDefault="00000000">
      <w:pPr>
        <w:pStyle w:val="FirstParagraph"/>
      </w:pPr>
      <w:r>
        <w:t xml:space="preserve">(*) Corresponding author: </w:t>
      </w:r>
      <w:hyperlink r:id="rId7">
        <w:r w:rsidR="005D6975">
          <w:rPr>
            <w:rStyle w:val="Hyperlink"/>
          </w:rPr>
          <w:t>anthony.hauser@unisante.ch</w:t>
        </w:r>
      </w:hyperlink>
      <w:r>
        <w:t xml:space="preserve"> (†) former affiliation</w:t>
      </w:r>
    </w:p>
    <w:p w14:paraId="3B6893BE" w14:textId="77777777" w:rsidR="005D6975" w:rsidRDefault="00000000">
      <w:pPr>
        <w:pStyle w:val="Heading1"/>
      </w:pPr>
      <w:bookmarkStart w:id="10" w:name="abstract"/>
      <w:r>
        <w:rPr>
          <w:rStyle w:val="SectionNumber"/>
        </w:rPr>
        <w:t>1</w:t>
      </w:r>
      <w:r>
        <w:tab/>
        <w:t>Abstract</w:t>
      </w:r>
    </w:p>
    <w:p w14:paraId="35F8BF7C" w14:textId="1189D1D2" w:rsidR="005D6975" w:rsidRDefault="00000000">
      <w:pPr>
        <w:pStyle w:val="FirstParagraph"/>
      </w:pPr>
      <w:r>
        <w:t xml:space="preserve">The COVID-19 pandemic has disrupted mortality patterns far beyond deaths directly attributed to SARS-CoV-2 infection. To understand these disruptions, we </w:t>
      </w:r>
      <w:proofErr w:type="spellStart"/>
      <w:r>
        <w:t>analysed</w:t>
      </w:r>
      <w:proofErr w:type="spellEnd"/>
      <w:r>
        <w:t xml:space="preserve"> Swiss weekly deaths (2011-2021) aggregated by age, sex, region and nine </w:t>
      </w:r>
      <w:del w:id="11" w:author="Riou Julien" w:date="2025-10-27T15:09:00Z" w16du:dateUtc="2025-10-27T14:09:00Z">
        <w:r w:rsidDel="00EE18F9">
          <w:delText xml:space="preserve">ICD-10 </w:delText>
        </w:r>
      </w:del>
      <w:r>
        <w:t>groups</w:t>
      </w:r>
      <w:ins w:id="12" w:author="Riou Julien" w:date="2025-10-27T15:09:00Z" w16du:dateUtc="2025-10-27T14:09:00Z">
        <w:r w:rsidR="00EE18F9">
          <w:t xml:space="preserve"> of causes</w:t>
        </w:r>
      </w:ins>
      <w:r>
        <w:t xml:space="preserve">. For each age group, we fitted a Bayesian multivariate Poisson model to 2011–2019 data, </w:t>
      </w:r>
      <w:del w:id="13" w:author="Riou Julien" w:date="2025-10-27T15:09:00Z" w16du:dateUtc="2025-10-27T14:09:00Z">
        <w:r w:rsidDel="00EE18F9">
          <w:delText xml:space="preserve">including </w:delText>
        </w:r>
      </w:del>
      <w:ins w:id="14" w:author="Riou Julien" w:date="2025-10-27T15:09:00Z" w16du:dateUtc="2025-10-27T14:09:00Z">
        <w:r w:rsidR="00EE18F9">
          <w:t>accounting fo</w:t>
        </w:r>
      </w:ins>
      <w:ins w:id="15" w:author="Riou Julien" w:date="2025-10-27T15:10:00Z" w16du:dateUtc="2025-10-27T14:10:00Z">
        <w:r w:rsidR="00EE18F9">
          <w:t>r</w:t>
        </w:r>
      </w:ins>
      <w:ins w:id="16" w:author="Riou Julien" w:date="2025-10-27T15:09:00Z" w16du:dateUtc="2025-10-27T14:09:00Z">
        <w:r w:rsidR="00EE18F9">
          <w:t xml:space="preserve"> </w:t>
        </w:r>
      </w:ins>
      <w:r>
        <w:t>seasonality, long-term trends, and a multivariate random effect capturing cross-cause dependence. We then compared these predictions with observed 2020–2021 counts to derive age- and cause-specific death excesses. Cardiovascular deaths spiked during the autumn 2020 wave, whereas none of the studied causes showed sustained excess over 2020-2021. In those</w:t>
      </w:r>
      <w:ins w:id="17" w:author="Riou Julien" w:date="2025-10-27T15:10:00Z" w16du:dateUtc="2025-10-27T14:10:00Z">
        <w:r w:rsidR="00EE18F9">
          <w:t xml:space="preserve"> aged</w:t>
        </w:r>
      </w:ins>
      <w:r>
        <w:t xml:space="preserve"> ≥80 years, non-COVID respiratory</w:t>
      </w:r>
      <w:del w:id="18" w:author="Riou Julien" w:date="2025-10-27T15:21:00Z" w16du:dateUtc="2025-10-27T14:21:00Z">
        <w:r w:rsidDel="002D7E48">
          <w:delText xml:space="preserve"> </w:delText>
        </w:r>
      </w:del>
      <w:ins w:id="19" w:author="Riou Julien" w:date="2025-10-27T15:21:00Z" w16du:dateUtc="2025-10-27T14:21:00Z">
        <w:r w:rsidR="002D7E48">
          <w:t xml:space="preserve"> </w:t>
        </w:r>
      </w:ins>
      <w:r>
        <w:t xml:space="preserve">(–25 %) and mental/neurological (–12 %) deaths decreased, largely offset by recorded COVID-19 deaths, leaving </w:t>
      </w:r>
      <w:commentRangeStart w:id="20"/>
      <w:commentRangeStart w:id="21"/>
      <w:r>
        <w:t>a modest +4.5 % all-cause excess</w:t>
      </w:r>
      <w:commentRangeEnd w:id="20"/>
      <w:r w:rsidR="00F04BD5">
        <w:rPr>
          <w:rStyle w:val="CommentReference"/>
        </w:rPr>
        <w:commentReference w:id="20"/>
      </w:r>
      <w:commentRangeEnd w:id="21"/>
      <w:r w:rsidR="00EE18F9">
        <w:rPr>
          <w:rStyle w:val="CommentReference"/>
        </w:rPr>
        <w:commentReference w:id="21"/>
      </w:r>
      <w:r>
        <w:t>. Cardiovascular and mental/neurological excesses correlated positively with excess mortality attributed to COVID-19 and other respiratory</w:t>
      </w:r>
      <w:ins w:id="22" w:author="Riou Julien" w:date="2025-10-27T15:21:00Z" w16du:dateUtc="2025-10-27T14:21:00Z">
        <w:r w:rsidR="002D7E48">
          <w:t xml:space="preserve"> diseases</w:t>
        </w:r>
      </w:ins>
      <w:r>
        <w:t>, echoing strong pre-pandemic cross-cause correlations (</w:t>
      </w:r>
      <m:oMath>
        <m:r>
          <w:rPr>
            <w:rFonts w:ascii="Cambria Math" w:hAnsi="Cambria Math"/>
          </w:rPr>
          <m:t>ρ</m:t>
        </m:r>
        <m:r>
          <m:rPr>
            <m:sty m:val="p"/>
          </m:rPr>
          <w:rPr>
            <w:rFonts w:ascii="Cambria Math" w:hAnsi="Cambria Math"/>
          </w:rPr>
          <m:t>&gt;</m:t>
        </m:r>
        <m:r>
          <w:rPr>
            <w:rFonts w:ascii="Cambria Math" w:hAnsi="Cambria Math"/>
          </w:rPr>
          <m:t>0.80</m:t>
        </m:r>
      </m:oMath>
      <w:r>
        <w:t xml:space="preserve">). These findings suggest that mortality disruptions during the pandemic likely reflect three overlapping mechanisms: reduced circulation of non-COVID respiratory pathogens, </w:t>
      </w:r>
      <w:commentRangeStart w:id="23"/>
      <w:commentRangeStart w:id="24"/>
      <w:del w:id="25" w:author="Riou Julien" w:date="2025-10-28T08:48:00Z" w16du:dateUtc="2025-10-28T07:48:00Z">
        <w:r w:rsidDel="00710D5C">
          <w:delText xml:space="preserve">misclassification </w:delText>
        </w:r>
      </w:del>
      <w:ins w:id="26" w:author="Riou Julien" w:date="2025-10-28T08:48:00Z" w16du:dateUtc="2025-10-28T07:48:00Z">
        <w:r w:rsidR="00710D5C">
          <w:t>unrec</w:t>
        </w:r>
      </w:ins>
      <w:ins w:id="27" w:author="Riou Julien" w:date="2025-10-28T08:49:00Z" w16du:dateUtc="2025-10-28T07:49:00Z">
        <w:r w:rsidR="00710D5C">
          <w:t xml:space="preserve">ognized </w:t>
        </w:r>
      </w:ins>
      <w:del w:id="28" w:author="Riou Julien" w:date="2025-10-28T08:49:00Z" w16du:dateUtc="2025-10-28T07:49:00Z">
        <w:r w:rsidDel="00710D5C">
          <w:delText xml:space="preserve">of </w:delText>
        </w:r>
      </w:del>
      <w:r>
        <w:t>COVID-19 deaths (especially</w:t>
      </w:r>
      <w:del w:id="29" w:author="Riou Julien" w:date="2025-10-28T08:49:00Z" w16du:dateUtc="2025-10-28T07:49:00Z">
        <w:r w:rsidDel="00710D5C">
          <w:delText xml:space="preserve"> as</w:delText>
        </w:r>
      </w:del>
      <w:r>
        <w:t xml:space="preserve"> cardiovascular)</w:t>
      </w:r>
      <w:commentRangeEnd w:id="23"/>
      <w:r w:rsidR="00F04BD5">
        <w:rPr>
          <w:rStyle w:val="CommentReference"/>
        </w:rPr>
        <w:commentReference w:id="23"/>
      </w:r>
      <w:commentRangeEnd w:id="24"/>
      <w:r w:rsidR="00166070">
        <w:rPr>
          <w:rStyle w:val="CommentReference"/>
        </w:rPr>
        <w:commentReference w:id="24"/>
      </w:r>
      <w:r>
        <w:t xml:space="preserve">, and mortality displacement; </w:t>
      </w:r>
      <w:commentRangeStart w:id="30"/>
      <w:commentRangeStart w:id="31"/>
      <w:r>
        <w:t>and point to a possible underestimation of the true respiratory burden</w:t>
      </w:r>
      <w:commentRangeEnd w:id="30"/>
      <w:r w:rsidR="00F04BD5">
        <w:rPr>
          <w:rStyle w:val="CommentReference"/>
        </w:rPr>
        <w:commentReference w:id="30"/>
      </w:r>
      <w:commentRangeEnd w:id="31"/>
      <w:r w:rsidR="00166070">
        <w:rPr>
          <w:rStyle w:val="CommentReference"/>
        </w:rPr>
        <w:commentReference w:id="31"/>
      </w:r>
      <w:r>
        <w:t>.</w:t>
      </w:r>
    </w:p>
    <w:p w14:paraId="22D6BB42" w14:textId="77777777" w:rsidR="005D6975" w:rsidRDefault="00000000">
      <w:r>
        <w:br w:type="page"/>
      </w:r>
    </w:p>
    <w:p w14:paraId="22DAAA32" w14:textId="77777777" w:rsidR="005D6975" w:rsidRDefault="00000000">
      <w:pPr>
        <w:pStyle w:val="Heading1"/>
      </w:pPr>
      <w:bookmarkStart w:id="32" w:name="introduction"/>
      <w:bookmarkEnd w:id="10"/>
      <w:r>
        <w:rPr>
          <w:rStyle w:val="SectionNumber"/>
        </w:rPr>
        <w:lastRenderedPageBreak/>
        <w:t>2</w:t>
      </w:r>
      <w:r>
        <w:tab/>
        <w:t>Introduction</w:t>
      </w:r>
    </w:p>
    <w:p w14:paraId="39C00420" w14:textId="783BA2E3" w:rsidR="005D6975" w:rsidRDefault="00000000">
      <w:pPr>
        <w:pStyle w:val="FirstParagraph"/>
      </w:pPr>
      <w:r>
        <w:t xml:space="preserve">The COVID-19 pandemic has had a profound impact on mortality </w:t>
      </w:r>
      <w:ins w:id="33" w:author="Riou Julien" w:date="2025-10-27T16:07:00Z" w16du:dateUtc="2025-10-27T15:07:00Z">
        <w:r w:rsidR="006A5174">
          <w:t xml:space="preserve">patterns </w:t>
        </w:r>
      </w:ins>
      <w:r>
        <w:t xml:space="preserve">worldwide. While much attention has focused on deaths directly attributed to SARS-CoV-2 infection, </w:t>
      </w:r>
      <w:ins w:id="34" w:author="Riou Julien" w:date="2025-10-27T15:44:00Z" w16du:dateUtc="2025-10-27T14:44:00Z">
        <w:r w:rsidR="00166070">
          <w:t xml:space="preserve">the </w:t>
        </w:r>
      </w:ins>
      <w:ins w:id="35" w:author="Riou Julien" w:date="2025-10-27T15:46:00Z" w16du:dateUtc="2025-10-27T14:46:00Z">
        <w:r w:rsidR="00166070">
          <w:t xml:space="preserve">total </w:t>
        </w:r>
      </w:ins>
      <w:r>
        <w:t xml:space="preserve">mortality burden </w:t>
      </w:r>
      <w:del w:id="36" w:author="Riou Julien" w:date="2025-10-27T15:44:00Z" w16du:dateUtc="2025-10-27T14:44:00Z">
        <w:r w:rsidDel="00166070">
          <w:delText xml:space="preserve">during </w:delText>
        </w:r>
      </w:del>
      <w:ins w:id="37" w:author="Riou Julien" w:date="2025-10-27T15:44:00Z" w16du:dateUtc="2025-10-27T14:44:00Z">
        <w:r w:rsidR="00166070">
          <w:t xml:space="preserve">linked to </w:t>
        </w:r>
      </w:ins>
      <w:r>
        <w:t xml:space="preserve">the pandemic extends well beyond these immediate effects, </w:t>
      </w:r>
      <w:ins w:id="38" w:author="Riou Julien" w:date="2025-10-27T15:46:00Z" w16du:dateUtc="2025-10-27T14:46:00Z">
        <w:r w:rsidR="00166070">
          <w:t xml:space="preserve">reflecting multiple, interrelated </w:t>
        </w:r>
      </w:ins>
      <w:r>
        <w:t>disrupti</w:t>
      </w:r>
      <w:ins w:id="39" w:author="Riou Julien" w:date="2025-10-27T15:45:00Z" w16du:dateUtc="2025-10-27T14:45:00Z">
        <w:r w:rsidR="00166070">
          <w:t xml:space="preserve">ons </w:t>
        </w:r>
      </w:ins>
      <w:ins w:id="40" w:author="Riou Julien" w:date="2025-10-27T15:46:00Z" w16du:dateUtc="2025-10-27T14:46:00Z">
        <w:r w:rsidR="00166070">
          <w:t>to</w:t>
        </w:r>
      </w:ins>
      <w:ins w:id="41" w:author="Riou Julien" w:date="2025-10-27T15:45:00Z" w16du:dateUtc="2025-10-27T14:45:00Z">
        <w:r w:rsidR="00166070">
          <w:t xml:space="preserve"> </w:t>
        </w:r>
      </w:ins>
      <w:del w:id="42" w:author="Riou Julien" w:date="2025-10-27T15:45:00Z" w16du:dateUtc="2025-10-27T14:45:00Z">
        <w:r w:rsidDel="00166070">
          <w:delText>ng</w:delText>
        </w:r>
      </w:del>
      <w:r>
        <w:t xml:space="preserve"> mortality patterns</w:t>
      </w:r>
      <w:ins w:id="43" w:author="Riou Julien" w:date="2025-10-27T16:08:00Z" w16du:dateUtc="2025-10-27T15:08:00Z">
        <w:r w:rsidR="006A5174">
          <w:t xml:space="preserve"> </w:t>
        </w:r>
      </w:ins>
      <w:ins w:id="44" w:author="Riou Julien" w:date="2025-10-27T16:09:00Z" w16du:dateUtc="2025-10-27T15:09:00Z">
        <w:r w:rsidR="006A5174">
          <w:t>occurring over</w:t>
        </w:r>
      </w:ins>
      <w:ins w:id="45" w:author="Riou Julien" w:date="2025-10-27T16:08:00Z" w16du:dateUtc="2025-10-27T15:08:00Z">
        <w:r w:rsidR="006A5174">
          <w:t xml:space="preserve"> the short, medium and long</w:t>
        </w:r>
      </w:ins>
      <w:ins w:id="46" w:author="Riou Julien" w:date="2025-10-27T16:09:00Z" w16du:dateUtc="2025-10-27T15:09:00Z">
        <w:r w:rsidR="006A5174">
          <w:t xml:space="preserve"> </w:t>
        </w:r>
      </w:ins>
      <w:ins w:id="47" w:author="Riou Julien" w:date="2025-10-27T16:08:00Z" w16du:dateUtc="2025-10-27T15:08:00Z">
        <w:r w:rsidR="006A5174">
          <w:t>term</w:t>
        </w:r>
      </w:ins>
      <w:del w:id="48" w:author="Riou Julien" w:date="2025-10-27T15:46:00Z" w16du:dateUtc="2025-10-27T14:46:00Z">
        <w:r w:rsidDel="00166070">
          <w:delText xml:space="preserve"> in many ways</w:delText>
        </w:r>
      </w:del>
      <w:r>
        <w:t xml:space="preserve">. </w:t>
      </w:r>
      <w:ins w:id="49" w:author="Riou Julien" w:date="2025-10-27T15:47:00Z" w16du:dateUtc="2025-10-27T14:47:00Z">
        <w:r w:rsidR="00166070">
          <w:t xml:space="preserve">First, non-pharmaceutical </w:t>
        </w:r>
      </w:ins>
      <w:del w:id="50" w:author="Riou Julien" w:date="2025-10-27T15:47:00Z" w16du:dateUtc="2025-10-27T14:47:00Z">
        <w:r w:rsidDel="00166070">
          <w:delText>C</w:delText>
        </w:r>
      </w:del>
      <w:ins w:id="51" w:author="Riou Julien" w:date="2025-10-27T15:47:00Z" w16du:dateUtc="2025-10-27T14:47:00Z">
        <w:r w:rsidR="00166070">
          <w:t>c</w:t>
        </w:r>
      </w:ins>
      <w:r>
        <w:t xml:space="preserve">ontrol measures considerably reduced deaths from </w:t>
      </w:r>
      <w:ins w:id="52" w:author="Riou Julien" w:date="2025-10-27T15:47:00Z" w16du:dateUtc="2025-10-27T14:47:00Z">
        <w:r w:rsidR="00166070">
          <w:t xml:space="preserve">other </w:t>
        </w:r>
      </w:ins>
      <w:r>
        <w:t xml:space="preserve">respiratory diseases by limiting the circulation of seasonal viruses [1]. </w:t>
      </w:r>
      <w:ins w:id="53" w:author="Riou Julien" w:date="2025-10-27T15:47:00Z" w16du:dateUtc="2025-10-27T14:47:00Z">
        <w:r w:rsidR="00166070">
          <w:t xml:space="preserve">Second, </w:t>
        </w:r>
      </w:ins>
      <w:del w:id="54" w:author="Riou Julien" w:date="2025-10-27T15:47:00Z" w16du:dateUtc="2025-10-27T14:47:00Z">
        <w:r w:rsidDel="00166070">
          <w:delText>C</w:delText>
        </w:r>
      </w:del>
      <w:ins w:id="55" w:author="Riou Julien" w:date="2025-10-27T15:47:00Z" w16du:dateUtc="2025-10-27T14:47:00Z">
        <w:r w:rsidR="00166070">
          <w:t>c</w:t>
        </w:r>
      </w:ins>
      <w:r>
        <w:t xml:space="preserve">hanges in mobility and social behavior also affected deaths from external causes, with fewer </w:t>
      </w:r>
      <w:ins w:id="56" w:author="Riou Julien" w:date="2025-10-27T15:48:00Z" w16du:dateUtc="2025-10-27T14:48:00Z">
        <w:r w:rsidR="00166070">
          <w:t xml:space="preserve">road </w:t>
        </w:r>
      </w:ins>
      <w:r>
        <w:t xml:space="preserve">accidents due to reduced mobility and a possible influence of psychosocial stress on suicide risk [2]. </w:t>
      </w:r>
      <w:ins w:id="57" w:author="Riou Julien" w:date="2025-10-27T15:51:00Z" w16du:dateUtc="2025-10-27T14:51:00Z">
        <w:r w:rsidR="00166070">
          <w:t xml:space="preserve">Third, </w:t>
        </w:r>
      </w:ins>
      <w:del w:id="58" w:author="Riou Julien" w:date="2025-10-27T15:51:00Z" w16du:dateUtc="2025-10-27T14:51:00Z">
        <w:r w:rsidDel="00166070">
          <w:delText>I</w:delText>
        </w:r>
      </w:del>
      <w:ins w:id="59" w:author="Riou Julien" w:date="2025-10-27T15:51:00Z" w16du:dateUtc="2025-10-27T14:51:00Z">
        <w:r w:rsidR="00166070">
          <w:t>i</w:t>
        </w:r>
      </w:ins>
      <w:r>
        <w:t xml:space="preserve">n some countries, healthcare disruptions delayed diagnoses and treatment, particularly for cancer, potentially increasing mortality from certain chronic illnesses [3]. </w:t>
      </w:r>
      <w:ins w:id="60" w:author="Riou Julien" w:date="2025-10-27T15:51:00Z" w16du:dateUtc="2025-10-27T14:51:00Z">
        <w:r w:rsidR="00166070">
          <w:t xml:space="preserve">Fourth, </w:t>
        </w:r>
      </w:ins>
      <w:r>
        <w:t xml:space="preserve">SARS-CoV-2 infection itself may have </w:t>
      </w:r>
      <w:del w:id="61" w:author="Riou Julien" w:date="2025-10-27T15:50:00Z" w16du:dateUtc="2025-10-27T14:50:00Z">
        <w:r w:rsidDel="00166070">
          <w:delText xml:space="preserve">contributed </w:delText>
        </w:r>
      </w:del>
      <w:ins w:id="62" w:author="Riou Julien" w:date="2025-10-27T15:50:00Z" w16du:dateUtc="2025-10-27T14:50:00Z">
        <w:r w:rsidR="00166070">
          <w:t xml:space="preserve">contributed </w:t>
        </w:r>
      </w:ins>
      <w:del w:id="63" w:author="Riou Julien" w:date="2025-10-27T15:50:00Z" w16du:dateUtc="2025-10-27T14:50:00Z">
        <w:r w:rsidDel="00166070">
          <w:delText xml:space="preserve">indirectly </w:delText>
        </w:r>
      </w:del>
      <w:r>
        <w:t xml:space="preserve">to </w:t>
      </w:r>
      <w:del w:id="64" w:author="Riou Julien" w:date="2025-10-27T15:49:00Z" w16du:dateUtc="2025-10-27T14:49:00Z">
        <w:r w:rsidDel="00166070">
          <w:delText xml:space="preserve">other </w:delText>
        </w:r>
      </w:del>
      <w:r>
        <w:t>deaths</w:t>
      </w:r>
      <w:ins w:id="65" w:author="Riou Julien" w:date="2025-10-27T15:49:00Z" w16du:dateUtc="2025-10-27T14:49:00Z">
        <w:r w:rsidR="00166070">
          <w:t xml:space="preserve"> attributed to other causes</w:t>
        </w:r>
      </w:ins>
      <w:r>
        <w:t>, especially from cardiovascular causes, either through undiagnosed infection at the time of death or long-term complications</w:t>
      </w:r>
      <w:del w:id="66" w:author="Riou Julien" w:date="2025-10-27T15:50:00Z" w16du:dateUtc="2025-10-27T14:50:00Z">
        <w:r w:rsidDel="00166070">
          <w:delText xml:space="preserve"> following recovery</w:delText>
        </w:r>
      </w:del>
      <w:r>
        <w:t xml:space="preserve"> [4]. Finally, </w:t>
      </w:r>
      <w:ins w:id="67" w:author="Riou Julien" w:date="2025-10-27T15:53:00Z" w16du:dateUtc="2025-10-27T14:53:00Z">
        <w:r w:rsidR="00354D75">
          <w:t xml:space="preserve">the </w:t>
        </w:r>
      </w:ins>
      <w:r>
        <w:t xml:space="preserve">COVID-19 </w:t>
      </w:r>
      <w:ins w:id="68" w:author="Riou Julien" w:date="2025-10-27T15:53:00Z" w16du:dateUtc="2025-10-27T14:53:00Z">
        <w:r w:rsidR="00354D75">
          <w:t xml:space="preserve">pandemic </w:t>
        </w:r>
      </w:ins>
      <w:del w:id="69" w:author="Riou Julien" w:date="2025-10-27T15:53:00Z" w16du:dateUtc="2025-10-27T14:53:00Z">
        <w:r w:rsidDel="00354D75">
          <w:delText>contributed to</w:delText>
        </w:r>
      </w:del>
      <w:ins w:id="70" w:author="Riou Julien" w:date="2025-10-27T15:53:00Z" w16du:dateUtc="2025-10-27T14:53:00Z">
        <w:r w:rsidR="00354D75">
          <w:t>induced</w:t>
        </w:r>
      </w:ins>
      <w:r>
        <w:t xml:space="preserve"> mortality displacement, both over time and across causes, </w:t>
      </w:r>
      <w:ins w:id="71" w:author="Riou Julien" w:date="2025-10-27T15:58:00Z" w16du:dateUtc="2025-10-27T14:58:00Z">
        <w:r w:rsidR="00354D75">
          <w:t xml:space="preserve">by disproportionally affecting </w:t>
        </w:r>
      </w:ins>
      <w:del w:id="72" w:author="Riou Julien" w:date="2025-10-27T15:58:00Z" w16du:dateUtc="2025-10-27T14:58:00Z">
        <w:r w:rsidDel="00354D75">
          <w:delText xml:space="preserve">particularly among </w:delText>
        </w:r>
      </w:del>
      <w:r>
        <w:t xml:space="preserve">frail individuals </w:t>
      </w:r>
      <w:ins w:id="73" w:author="Riou Julien" w:date="2025-10-27T15:58:00Z" w16du:dateUtc="2025-10-27T14:58:00Z">
        <w:r w:rsidR="00354D75">
          <w:t xml:space="preserve">(e.g., older people and patients with </w:t>
        </w:r>
      </w:ins>
      <w:del w:id="74" w:author="Riou Julien" w:date="2025-10-27T15:58:00Z" w16du:dateUtc="2025-10-27T14:58:00Z">
        <w:r w:rsidDel="00354D75">
          <w:delText xml:space="preserve">such as the very elderly or those with </w:delText>
        </w:r>
      </w:del>
      <w:r>
        <w:t>poor prognoses</w:t>
      </w:r>
      <w:ins w:id="75" w:author="Riou Julien" w:date="2025-10-27T15:58:00Z" w16du:dateUtc="2025-10-27T14:58:00Z">
        <w:r w:rsidR="00354D75">
          <w:t>) and thereby</w:t>
        </w:r>
      </w:ins>
      <w:ins w:id="76" w:author="Riou Julien" w:date="2025-10-27T15:56:00Z" w16du:dateUtc="2025-10-27T14:56:00Z">
        <w:r w:rsidR="00354D75">
          <w:t xml:space="preserve"> </w:t>
        </w:r>
      </w:ins>
      <w:ins w:id="77" w:author="Riou Julien" w:date="2025-10-27T15:57:00Z" w16du:dateUtc="2025-10-27T14:57:00Z">
        <w:r w:rsidR="00354D75">
          <w:t>altering</w:t>
        </w:r>
      </w:ins>
      <w:ins w:id="78" w:author="Riou Julien" w:date="2025-10-27T15:56:00Z" w16du:dateUtc="2025-10-27T14:56:00Z">
        <w:r w:rsidR="00354D75">
          <w:t xml:space="preserve"> the </w:t>
        </w:r>
      </w:ins>
      <w:ins w:id="79" w:author="Riou Julien" w:date="2025-10-27T15:57:00Z" w16du:dateUtc="2025-10-27T14:57:00Z">
        <w:r w:rsidR="00354D75">
          <w:t>risk profile of the surviving population</w:t>
        </w:r>
      </w:ins>
      <w:r>
        <w:t xml:space="preserve"> [5]. Studies excluding COVID-19</w:t>
      </w:r>
      <w:ins w:id="80" w:author="Riou Julien" w:date="2025-10-27T15:54:00Z" w16du:dateUtc="2025-10-27T14:54:00Z">
        <w:r w:rsidR="00354D75">
          <w:t>-attributed</w:t>
        </w:r>
      </w:ins>
      <w:r>
        <w:t xml:space="preserve"> deaths have shown that mortality from other causes sometimes fell below expected levels, highlighting these indirect effects [6].</w:t>
      </w:r>
    </w:p>
    <w:p w14:paraId="2449EC96" w14:textId="70135733" w:rsidR="005D6975" w:rsidRDefault="00000000">
      <w:pPr>
        <w:pStyle w:val="BodyText"/>
      </w:pPr>
      <w:r>
        <w:t xml:space="preserve">Given the limitations </w:t>
      </w:r>
      <w:ins w:id="81" w:author="Riou Julien" w:date="2025-10-27T15:54:00Z" w16du:dateUtc="2025-10-27T14:54:00Z">
        <w:r w:rsidR="00354D75">
          <w:t xml:space="preserve">of </w:t>
        </w:r>
      </w:ins>
      <w:r>
        <w:t xml:space="preserve">COVID-19-attributed mortality, which is </w:t>
      </w:r>
      <w:del w:id="82" w:author="Riou Julien" w:date="2025-10-27T16:02:00Z" w16du:dateUtc="2025-10-27T15:02:00Z">
        <w:r w:rsidDel="00354D75">
          <w:delText xml:space="preserve">subject </w:delText>
        </w:r>
      </w:del>
      <w:ins w:id="83" w:author="Riou Julien" w:date="2025-10-27T16:02:00Z" w16du:dateUtc="2025-10-27T15:02:00Z">
        <w:r w:rsidR="00354D75">
          <w:t xml:space="preserve">prone </w:t>
        </w:r>
      </w:ins>
      <w:r>
        <w:t xml:space="preserve">to </w:t>
      </w:r>
      <w:proofErr w:type="spellStart"/>
      <w:r>
        <w:t>underascertainment</w:t>
      </w:r>
      <w:proofErr w:type="spellEnd"/>
      <w:r>
        <w:t xml:space="preserve"> and only captures immediate consequences of infection, other metrics have </w:t>
      </w:r>
      <w:del w:id="84" w:author="Riou Julien" w:date="2025-10-27T16:00:00Z" w16du:dateUtc="2025-10-27T15:00:00Z">
        <w:r w:rsidDel="00354D75">
          <w:delText>been used</w:delText>
        </w:r>
      </w:del>
      <w:ins w:id="85" w:author="Riou Julien" w:date="2025-10-27T16:02:00Z" w16du:dateUtc="2025-10-27T15:02:00Z">
        <w:r w:rsidR="006A5174">
          <w:t>c</w:t>
        </w:r>
      </w:ins>
      <w:ins w:id="86" w:author="Riou Julien" w:date="2025-10-27T16:04:00Z" w16du:dateUtc="2025-10-27T15:04:00Z">
        <w:r w:rsidR="006A5174">
          <w:t>o</w:t>
        </w:r>
      </w:ins>
      <w:ins w:id="87" w:author="Riou Julien" w:date="2025-10-27T16:02:00Z" w16du:dateUtc="2025-10-27T15:02:00Z">
        <w:r w:rsidR="006A5174">
          <w:t>me to the fore</w:t>
        </w:r>
      </w:ins>
      <w:ins w:id="88" w:author="Riou Julien" w:date="2025-10-27T16:04:00Z" w16du:dateUtc="2025-10-27T15:04:00Z">
        <w:r w:rsidR="006A5174">
          <w:t>front</w:t>
        </w:r>
      </w:ins>
      <w:ins w:id="89" w:author="Riou Julien" w:date="2025-10-27T16:00:00Z" w16du:dateUtc="2025-10-27T15:00:00Z">
        <w:r w:rsidR="00354D75">
          <w:t xml:space="preserve"> to measure the burden of infection</w:t>
        </w:r>
      </w:ins>
      <w:r>
        <w:t xml:space="preserve"> [</w:t>
      </w:r>
      <w:commentRangeStart w:id="90"/>
      <w:commentRangeStart w:id="91"/>
      <w:r>
        <w:t>6</w:t>
      </w:r>
      <w:commentRangeEnd w:id="90"/>
      <w:r w:rsidR="00354D75">
        <w:rPr>
          <w:rStyle w:val="CommentReference"/>
        </w:rPr>
        <w:commentReference w:id="90"/>
      </w:r>
      <w:commentRangeEnd w:id="91"/>
      <w:r w:rsidR="00354D75">
        <w:rPr>
          <w:rStyle w:val="CommentReference"/>
        </w:rPr>
        <w:commentReference w:id="91"/>
      </w:r>
      <w:r>
        <w:t xml:space="preserve">]. All-cause excess mortality, defined as the difference between observed deaths and the </w:t>
      </w:r>
      <w:ins w:id="92" w:author="Riou Julien" w:date="2025-10-27T16:03:00Z" w16du:dateUtc="2025-10-27T15:03:00Z">
        <w:r w:rsidR="006A5174">
          <w:t xml:space="preserve">counterfactual </w:t>
        </w:r>
      </w:ins>
      <w:r>
        <w:t xml:space="preserve">number that would have been expected in the absence of pandemic - is more robust, as it does not rely on cause-of-death classification and captures the total mortality impact. However, as a composite measure, it cannot identify whether apparent increases in some </w:t>
      </w:r>
      <w:proofErr w:type="spellStart"/>
      <w:r>
        <w:t>causes</w:t>
      </w:r>
      <w:proofErr w:type="spellEnd"/>
      <w:r>
        <w:t xml:space="preserve"> are offset by decreases in others. A natural extension is to estimate cause-specific excess mortality, which allows quantifying the contributions of individual causes over time and, when aggregated, could provide more accurate assessment of total excess mortality [7].</w:t>
      </w:r>
      <w:ins w:id="93" w:author="Riou Julien" w:date="2025-10-27T16:02:00Z" w16du:dateUtc="2025-10-27T15:02:00Z">
        <w:r w:rsidR="00354D75">
          <w:t xml:space="preserve"> </w:t>
        </w:r>
      </w:ins>
      <w:r>
        <w:t xml:space="preserve">Previous studies on cause-specific excess mortality during COVID-19 have documented important shifts, such as increases in cardiovascular deaths alongside declines in respiratory or dementia mortality, </w:t>
      </w:r>
      <w:del w:id="94" w:author="Riou Julien" w:date="2025-10-27T16:10:00Z" w16du:dateUtc="2025-10-27T15:10:00Z">
        <w:r w:rsidDel="006A5174">
          <w:delText xml:space="preserve">often </w:delText>
        </w:r>
      </w:del>
      <w:ins w:id="95" w:author="Riou Julien" w:date="2025-10-27T16:10:00Z" w16du:dateUtc="2025-10-27T15:10:00Z">
        <w:r w:rsidR="006A5174">
          <w:t xml:space="preserve">with </w:t>
        </w:r>
        <w:proofErr w:type="spellStart"/>
        <w:r w:rsidR="006A5174">
          <w:t>subtantial</w:t>
        </w:r>
        <w:proofErr w:type="spellEnd"/>
        <w:r w:rsidR="006A5174">
          <w:t xml:space="preserve"> heterogeneity</w:t>
        </w:r>
      </w:ins>
      <w:del w:id="96" w:author="Riou Julien" w:date="2025-10-27T16:10:00Z" w16du:dateUtc="2025-10-27T15:10:00Z">
        <w:r w:rsidDel="006A5174">
          <w:delText>varying</w:delText>
        </w:r>
      </w:del>
      <w:r>
        <w:t xml:space="preserve"> across countries [4], [8]</w:t>
      </w:r>
      <w:proofErr w:type="gramStart"/>
      <w:r>
        <w:t>–[</w:t>
      </w:r>
      <w:proofErr w:type="gramEnd"/>
      <w:r>
        <w:t xml:space="preserve">11]. </w:t>
      </w:r>
      <w:ins w:id="97" w:author="Riou Julien" w:date="2025-10-27T16:11:00Z">
        <w:r w:rsidR="006A5174" w:rsidRPr="006A5174">
          <w:t>Some investigations have also reported temporal or geographic correlations between COVID-19 activity and non-COVID outcomes</w:t>
        </w:r>
      </w:ins>
      <w:ins w:id="98" w:author="Riou Julien" w:date="2025-10-27T16:11:00Z" w16du:dateUtc="2025-10-27T15:11:00Z">
        <w:r w:rsidR="006A5174">
          <w:t xml:space="preserve"> [REF]</w:t>
        </w:r>
      </w:ins>
      <w:ins w:id="99" w:author="Riou Julien" w:date="2025-10-27T16:11:00Z">
        <w:r w:rsidR="006A5174" w:rsidRPr="006A5174">
          <w:t>.</w:t>
        </w:r>
      </w:ins>
      <w:ins w:id="100" w:author="Riou Julien" w:date="2025-10-27T16:11:00Z" w16du:dateUtc="2025-10-27T15:11:00Z">
        <w:r w:rsidR="006A5174">
          <w:t xml:space="preserve"> </w:t>
        </w:r>
      </w:ins>
      <w:r>
        <w:t>However, most of these works focused on one or a limited set of causes, making interpretation difficult given that mortality processes are inherently interdependent.</w:t>
      </w:r>
      <w:del w:id="101" w:author="Riou Julien" w:date="2025-10-27T16:11:00Z" w16du:dateUtc="2025-10-27T15:11:00Z">
        <w:r w:rsidDel="006A5174">
          <w:delText xml:space="preserve"> Add sentence about the fact that some work presents correlation (temporal or geographical), but specific to some causes and limited to covid</w:delText>
        </w:r>
      </w:del>
      <w:r>
        <w:t>. Comprehensive assessments</w:t>
      </w:r>
      <w:ins w:id="102" w:author="Riou Julien" w:date="2025-10-27T16:12:00Z" w16du:dateUtc="2025-10-27T15:12:00Z">
        <w:r w:rsidR="006A5174">
          <w:t xml:space="preserve"> that jointly model</w:t>
        </w:r>
      </w:ins>
      <w:r>
        <w:t xml:space="preserve"> </w:t>
      </w:r>
      <w:ins w:id="103" w:author="Riou Julien" w:date="2025-10-27T16:12:00Z" w16du:dateUtc="2025-10-27T15:12:00Z">
        <w:r w:rsidR="006A5174">
          <w:t xml:space="preserve">multiple causes and </w:t>
        </w:r>
        <w:proofErr w:type="spellStart"/>
        <w:r w:rsidR="006A5174">
          <w:t>explicitely</w:t>
        </w:r>
        <w:proofErr w:type="spellEnd"/>
        <w:r w:rsidR="006A5174">
          <w:t xml:space="preserve"> </w:t>
        </w:r>
      </w:ins>
      <w:r>
        <w:t>account</w:t>
      </w:r>
      <w:del w:id="104" w:author="Riou Julien" w:date="2025-10-27T16:12:00Z" w16du:dateUtc="2025-10-27T15:12:00Z">
        <w:r w:rsidDel="006A5174">
          <w:delText>ing</w:delText>
        </w:r>
      </w:del>
      <w:r>
        <w:t xml:space="preserve"> for cross-cause correlations </w:t>
      </w:r>
      <w:del w:id="105" w:author="Riou Julien" w:date="2025-10-27T16:12:00Z" w16du:dateUtc="2025-10-27T15:12:00Z">
        <w:r w:rsidDel="006A5174">
          <w:delText>are lacking, limiting understanding of the indirect effects of the pandemic</w:delText>
        </w:r>
      </w:del>
      <w:ins w:id="106" w:author="Riou Julien" w:date="2025-10-27T16:12:00Z" w16du:dateUtc="2025-10-27T15:12:00Z">
        <w:r w:rsidR="006A5174">
          <w:t>remain scarce</w:t>
        </w:r>
      </w:ins>
      <w:r>
        <w:t xml:space="preserve">. </w:t>
      </w:r>
    </w:p>
    <w:p w14:paraId="43060A69" w14:textId="2D3CA9E2" w:rsidR="005D6975" w:rsidRDefault="00000000">
      <w:pPr>
        <w:pStyle w:val="BodyText"/>
      </w:pPr>
      <w:r>
        <w:t xml:space="preserve">Switzerland </w:t>
      </w:r>
      <w:ins w:id="107" w:author="Riou Julien" w:date="2025-10-27T16:33:00Z" w16du:dateUtc="2025-10-27T15:33:00Z">
        <w:r w:rsidR="00771A89">
          <w:t xml:space="preserve">maintains </w:t>
        </w:r>
      </w:ins>
      <w:del w:id="108" w:author="Riou Julien" w:date="2025-10-27T16:33:00Z" w16du:dateUtc="2025-10-27T15:33:00Z">
        <w:r w:rsidDel="00771A89">
          <w:delText xml:space="preserve">provides </w:delText>
        </w:r>
      </w:del>
      <w:r>
        <w:t xml:space="preserve">high-quality mortality </w:t>
      </w:r>
      <w:del w:id="109" w:author="Riou Julien" w:date="2025-10-27T16:33:00Z" w16du:dateUtc="2025-10-27T15:33:00Z">
        <w:r w:rsidDel="00771A89">
          <w:delText xml:space="preserve">data </w:delText>
        </w:r>
      </w:del>
      <w:ins w:id="110" w:author="Riou Julien" w:date="2025-10-27T16:33:00Z" w16du:dateUtc="2025-10-27T15:33:00Z">
        <w:r w:rsidR="00771A89">
          <w:t xml:space="preserve">statistics </w:t>
        </w:r>
      </w:ins>
      <w:r>
        <w:t xml:space="preserve">through a thorough process of reviewing each death certificate, yielding rich information on underlying, immediate, and concomitant causes suitable for detailed epidemiological analyses [12]. Leveraging these data, we </w:t>
      </w:r>
      <w:del w:id="111" w:author="Riou Julien" w:date="2025-10-27T16:34:00Z" w16du:dateUtc="2025-10-27T15:34:00Z">
        <w:r w:rsidDel="00771A89">
          <w:delText>aim to fill this gap by estimating</w:delText>
        </w:r>
      </w:del>
      <w:ins w:id="112" w:author="Riou Julien" w:date="2025-10-27T16:34:00Z" w16du:dateUtc="2025-10-27T15:34:00Z">
        <w:r w:rsidR="00771A89">
          <w:t>estimate</w:t>
        </w:r>
      </w:ins>
      <w:r>
        <w:t xml:space="preserve"> cause-specific excess mortality in Switzerland from 2011 to 2021, with a particular focus on cross-cause correlations. We </w:t>
      </w:r>
      <w:del w:id="113" w:author="Riou Julien" w:date="2025-10-27T16:35:00Z" w16du:dateUtc="2025-10-27T15:35:00Z">
        <w:r w:rsidDel="00771A89">
          <w:delText xml:space="preserve">use </w:delText>
        </w:r>
      </w:del>
      <w:ins w:id="114" w:author="Riou Julien" w:date="2025-10-27T16:35:00Z" w16du:dateUtc="2025-10-27T15:35:00Z">
        <w:r w:rsidR="00771A89">
          <w:t xml:space="preserve">implement </w:t>
        </w:r>
      </w:ins>
      <w:r>
        <w:t xml:space="preserve">a Bayesian multivariate model that captures seasonal and long-term trends, accounts for population dynamics, and </w:t>
      </w:r>
      <w:proofErr w:type="gramStart"/>
      <w:r>
        <w:t>models</w:t>
      </w:r>
      <w:proofErr w:type="gramEnd"/>
      <w:r>
        <w:t xml:space="preserve"> correlation across causes through a shared </w:t>
      </w:r>
      <w:ins w:id="115" w:author="Riou Julien" w:date="2025-10-27T16:35:00Z" w16du:dateUtc="2025-10-27T15:35:00Z">
        <w:r w:rsidR="00771A89">
          <w:t xml:space="preserve">latent </w:t>
        </w:r>
      </w:ins>
      <w:r>
        <w:t xml:space="preserve">random </w:t>
      </w:r>
      <w:ins w:id="116" w:author="Riou Julien" w:date="2025-10-27T16:35:00Z" w16du:dateUtc="2025-10-27T15:35:00Z">
        <w:r w:rsidR="00771A89">
          <w:t xml:space="preserve">effects </w:t>
        </w:r>
      </w:ins>
      <w:r>
        <w:t xml:space="preserve">structure. By examining both the pre-pandemic synchrony in cause-specific mortality and its disruption during </w:t>
      </w:r>
      <w:r>
        <w:lastRenderedPageBreak/>
        <w:t xml:space="preserve">the pandemic, we aim to identify signals of </w:t>
      </w:r>
      <w:ins w:id="117" w:author="Riou Julien" w:date="2025-10-27T16:36:00Z" w16du:dateUtc="2025-10-27T15:36:00Z">
        <w:r w:rsidR="00771A89">
          <w:t xml:space="preserve">cause-of-death </w:t>
        </w:r>
      </w:ins>
      <w:r>
        <w:t>misclassification, mortality displacement, and indirect effects of COVID-19. This approach, by highlighting the interdependence of mortality processes</w:t>
      </w:r>
      <w:ins w:id="118" w:author="Riou Julien" w:date="2025-10-27T16:36:00Z" w16du:dateUtc="2025-10-27T15:36:00Z">
        <w:r w:rsidR="00771A89">
          <w:t>,</w:t>
        </w:r>
      </w:ins>
      <w:del w:id="119" w:author="Riou Julien" w:date="2025-10-27T16:36:00Z" w16du:dateUtc="2025-10-27T15:36:00Z">
        <w:r w:rsidDel="00771A89">
          <w:delText>—</w:delText>
        </w:r>
      </w:del>
      <w:r>
        <w:t xml:space="preserve"> offers new insight into the mechanisms by which the pandemic and </w:t>
      </w:r>
      <w:del w:id="120" w:author="Riou Julien" w:date="2025-10-27T16:36:00Z" w16du:dateUtc="2025-10-27T15:36:00Z">
        <w:r w:rsidDel="00771A89">
          <w:delText xml:space="preserve">its </w:delText>
        </w:r>
      </w:del>
      <w:ins w:id="121" w:author="Riou Julien" w:date="2025-10-27T16:36:00Z" w16du:dateUtc="2025-10-27T15:36:00Z">
        <w:r w:rsidR="00771A89">
          <w:t xml:space="preserve">the related </w:t>
        </w:r>
      </w:ins>
      <w:del w:id="122" w:author="Riou Julien" w:date="2025-10-27T16:36:00Z" w16du:dateUtc="2025-10-27T15:36:00Z">
        <w:r w:rsidDel="00771A89">
          <w:delText xml:space="preserve">response </w:delText>
        </w:r>
      </w:del>
      <w:ins w:id="123" w:author="Riou Julien" w:date="2025-10-27T16:36:00Z" w16du:dateUtc="2025-10-27T15:36:00Z">
        <w:r w:rsidR="00771A89">
          <w:t xml:space="preserve">control measures </w:t>
        </w:r>
      </w:ins>
      <w:r>
        <w:t xml:space="preserve">have </w:t>
      </w:r>
      <w:del w:id="124" w:author="Riou Julien" w:date="2025-10-27T16:36:00Z" w16du:dateUtc="2025-10-27T15:36:00Z">
        <w:r w:rsidDel="00771A89">
          <w:delText xml:space="preserve">disrupted </w:delText>
        </w:r>
      </w:del>
      <w:ins w:id="125" w:author="Riou Julien" w:date="2025-10-27T16:36:00Z" w16du:dateUtc="2025-10-27T15:36:00Z">
        <w:r w:rsidR="00771A89">
          <w:t xml:space="preserve">reshaped </w:t>
        </w:r>
      </w:ins>
      <w:r>
        <w:t>mortality patterns.</w:t>
      </w:r>
    </w:p>
    <w:p w14:paraId="59CA48C4" w14:textId="77777777" w:rsidR="005D6975" w:rsidRDefault="00000000">
      <w:r>
        <w:br w:type="page"/>
      </w:r>
    </w:p>
    <w:p w14:paraId="40567340" w14:textId="77777777" w:rsidR="005D6975" w:rsidRDefault="00000000">
      <w:pPr>
        <w:pStyle w:val="Heading1"/>
      </w:pPr>
      <w:bookmarkStart w:id="126" w:name="methods"/>
      <w:bookmarkEnd w:id="32"/>
      <w:r>
        <w:rPr>
          <w:rStyle w:val="SectionNumber"/>
        </w:rPr>
        <w:lastRenderedPageBreak/>
        <w:t>3</w:t>
      </w:r>
      <w:r>
        <w:tab/>
        <w:t>Methods</w:t>
      </w:r>
    </w:p>
    <w:p w14:paraId="4F90353E" w14:textId="77777777" w:rsidR="005D6975" w:rsidRDefault="00000000">
      <w:pPr>
        <w:pStyle w:val="Heading2"/>
      </w:pPr>
      <w:bookmarkStart w:id="127" w:name="data"/>
      <w:r>
        <w:rPr>
          <w:rStyle w:val="SectionNumber"/>
        </w:rPr>
        <w:t>3.1</w:t>
      </w:r>
      <w:r>
        <w:tab/>
        <w:t>Data</w:t>
      </w:r>
    </w:p>
    <w:p w14:paraId="6A5760F0" w14:textId="12A04217" w:rsidR="005D6975" w:rsidRDefault="00000000">
      <w:pPr>
        <w:pStyle w:val="FirstParagraph"/>
      </w:pPr>
      <w:r>
        <w:t xml:space="preserve">We received individual-level data on cause-specific deaths for the years 2011–2021 from the Federal Statistical Office (FSO), which we aggregated by age group (0–17, 18–39, 40–64, 65–79, 80+), sex, NUTS-2 region, calendar week, and calendar year. The data include information recorded in the death certificate—such as the immediate, underlying, and contributing (concomitant) causes of death, as well as the official underlying cause of death, which is determined by the FSO based on the coding rules of the International Classification of Diseases, 10th Revision (ICD-10) [13]. All causes of death are coded using ICD-10 and were grouped into nine categories for analysis: cardiovascular diseases (Chapter IX), cancers (Chapter II), mental and neurological disorders (Chapters V and VI), respiratory diseases (Chapter X), External causes (Chapter XX), suicide (Chapter XX), infectious and parasitic diseases (Chapter I), other causes (Chapters III, IV, VII, VIII, XI–XIX, XXI, XXII), and COVID-19 (Chapter XXII). </w:t>
      </w:r>
      <w:ins w:id="128" w:author="Riou Julien" w:date="2025-10-27T16:38:00Z" w16du:dateUtc="2025-10-27T15:38:00Z">
        <w:r w:rsidR="00771A89">
          <w:t>Yearly p</w:t>
        </w:r>
      </w:ins>
      <w:del w:id="129" w:author="Riou Julien" w:date="2025-10-27T16:38:00Z" w16du:dateUtc="2025-10-27T15:38:00Z">
        <w:r w:rsidDel="00771A89">
          <w:delText>P</w:delText>
        </w:r>
      </w:del>
      <w:r>
        <w:t xml:space="preserve">opulation data by sex, NUTS-2 region, and age group for the years 2011–2021 were also provided by the </w:t>
      </w:r>
      <w:del w:id="130" w:author="Riou Julien" w:date="2025-10-27T16:37:00Z" w16du:dateUtc="2025-10-27T15:37:00Z">
        <w:r w:rsidDel="00771A89">
          <w:delText>Federal Statistical Office (</w:delText>
        </w:r>
      </w:del>
      <w:r>
        <w:t>FSO</w:t>
      </w:r>
      <w:del w:id="131" w:author="Riou Julien" w:date="2025-10-27T16:37:00Z" w16du:dateUtc="2025-10-27T15:37:00Z">
        <w:r w:rsidDel="00771A89">
          <w:delText>)</w:delText>
        </w:r>
      </w:del>
      <w:r>
        <w:t>. We applied linear interpolation to obtain weekly population estimates.</w:t>
      </w:r>
    </w:p>
    <w:p w14:paraId="352EDA17" w14:textId="1451FF26" w:rsidR="005D6975" w:rsidRDefault="00000000">
      <w:pPr>
        <w:pStyle w:val="Heading2"/>
      </w:pPr>
      <w:bookmarkStart w:id="132" w:name="model"/>
      <w:bookmarkEnd w:id="127"/>
      <w:r>
        <w:rPr>
          <w:rStyle w:val="SectionNumber"/>
        </w:rPr>
        <w:t>3.2</w:t>
      </w:r>
      <w:r>
        <w:tab/>
      </w:r>
      <w:proofErr w:type="spellStart"/>
      <w:r>
        <w:t>Model</w:t>
      </w:r>
      <w:ins w:id="133" w:author="Riou Julien" w:date="2025-10-28T08:23:00Z" w16du:dateUtc="2025-10-28T07:23:00Z">
        <w:r w:rsidR="008A6B13">
          <w:t>pe</w:t>
        </w:r>
      </w:ins>
      <w:proofErr w:type="spellEnd"/>
    </w:p>
    <w:p w14:paraId="61716458" w14:textId="21664F87" w:rsidR="005D6975" w:rsidRDefault="00000000">
      <w:pPr>
        <w:pStyle w:val="FirstParagraph"/>
      </w:pPr>
      <w:r>
        <w:t xml:space="preserve">We modeled the weekly number of deaths by cause for each age group using a Poisson distribution with a multivariate structure under a Bayesian framework, considering only the underlying cause of death. The model accounts for changes in population size </w:t>
      </w:r>
      <m:oMath>
        <m:r>
          <w:rPr>
            <w:rFonts w:ascii="Cambria Math" w:hAnsi="Cambria Math"/>
          </w:rPr>
          <m:t>N</m:t>
        </m:r>
      </m:oMath>
      <w:r>
        <w:t xml:space="preserve"> over time via an offset </w:t>
      </w:r>
      <w:proofErr w:type="gramStart"/>
      <w:r>
        <w:t>term, and</w:t>
      </w:r>
      <w:proofErr w:type="gramEnd"/>
      <w:r>
        <w:t xml:space="preserve"> includes fixed effects </w:t>
      </w:r>
      <m:oMath>
        <m:r>
          <w:rPr>
            <w:rFonts w:ascii="Cambria Math" w:hAnsi="Cambria Math"/>
          </w:rPr>
          <m:t>β</m:t>
        </m:r>
      </m:oMath>
      <w:r>
        <w:t xml:space="preserve"> and </w:t>
      </w:r>
      <m:oMath>
        <m:r>
          <w:rPr>
            <w:rFonts w:ascii="Cambria Math" w:hAnsi="Cambria Math"/>
          </w:rPr>
          <m:t>γ</m:t>
        </m:r>
      </m:oMath>
      <w:r>
        <w:t xml:space="preserve"> for differences in cause-specific mortality risk by region and sex, respectively. Temporal variation is captured by two components: a seasonal trend modeled with a </w:t>
      </w:r>
      <w:commentRangeStart w:id="134"/>
      <w:r>
        <w:t xml:space="preserve">periodic </w:t>
      </w:r>
      <w:commentRangeEnd w:id="134"/>
      <w:r w:rsidR="00771A89">
        <w:rPr>
          <w:rStyle w:val="CommentReference"/>
        </w:rPr>
        <w:commentReference w:id="134"/>
      </w:r>
      <w:r>
        <w:t>Gaussian Process (GP)</w:t>
      </w:r>
      <w:ins w:id="135" w:author="Riou Julien" w:date="2025-10-27T16:39:00Z" w16du:dateUtc="2025-10-27T15:39:00Z">
        <w:r w:rsidR="00771A89">
          <w:t xml:space="preserve"> with a x kernel</w:t>
        </w:r>
      </w:ins>
      <w:r>
        <w:t xml:space="preserve"> </w:t>
      </w:r>
      <m:oMath>
        <m:r>
          <w:rPr>
            <w:rFonts w:ascii="Cambria Math" w:hAnsi="Cambria Math"/>
          </w:rPr>
          <m:t>f</m:t>
        </m:r>
        <m:d>
          <m:dPr>
            <m:ctrlPr>
              <w:rPr>
                <w:rFonts w:ascii="Cambria Math" w:hAnsi="Cambria Math"/>
              </w:rPr>
            </m:ctrlPr>
          </m:dPr>
          <m:e>
            <m:r>
              <w:rPr>
                <w:rFonts w:ascii="Cambria Math" w:hAnsi="Cambria Math"/>
              </w:rPr>
              <m:t>t</m:t>
            </m:r>
          </m:e>
        </m:d>
      </m:oMath>
      <w:r>
        <w:t xml:space="preserve">, and a long-term trend modeled using a GP with an exponentiated quadratic (squared exponential) kernel </w:t>
      </w:r>
      <m:oMath>
        <m:r>
          <w:rPr>
            <w:rFonts w:ascii="Cambria Math" w:hAnsi="Cambria Math"/>
          </w:rPr>
          <m:t>g</m:t>
        </m:r>
        <m:d>
          <m:dPr>
            <m:ctrlPr>
              <w:rPr>
                <w:rFonts w:ascii="Cambria Math" w:hAnsi="Cambria Math"/>
              </w:rPr>
            </m:ctrlPr>
          </m:dPr>
          <m:e>
            <m:r>
              <w:rPr>
                <w:rFonts w:ascii="Cambria Math" w:hAnsi="Cambria Math"/>
              </w:rPr>
              <m:t>t</m:t>
            </m:r>
          </m:e>
        </m:d>
      </m:oMath>
      <w:r>
        <w:t xml:space="preserve"> [14], with </w:t>
      </w:r>
      <m:oMath>
        <m:r>
          <w:rPr>
            <w:rFonts w:ascii="Cambria Math" w:hAnsi="Cambria Math"/>
          </w:rPr>
          <m:t>t</m:t>
        </m:r>
      </m:oMath>
      <w:r>
        <w:t xml:space="preserve"> representing calendar weeks. To account for the correlation between mortality risks across causes, the model incorporates a multivariate random effect </w:t>
      </w:r>
      <m:oMath>
        <m:r>
          <w:rPr>
            <w:rFonts w:ascii="Cambria Math" w:hAnsi="Cambria Math"/>
          </w:rPr>
          <m:t>ϵ</m:t>
        </m:r>
        <m:d>
          <m:dPr>
            <m:ctrlPr>
              <w:rPr>
                <w:rFonts w:ascii="Cambria Math" w:hAnsi="Cambria Math"/>
              </w:rPr>
            </m:ctrlPr>
          </m:dPr>
          <m:e>
            <m:r>
              <w:rPr>
                <w:rFonts w:ascii="Cambria Math" w:hAnsi="Cambria Math"/>
              </w:rPr>
              <m:t>t</m:t>
            </m:r>
          </m:e>
        </m:d>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Σ</m:t>
            </m:r>
          </m:e>
        </m:d>
      </m:oMath>
      <w:r>
        <w:t xml:space="preserve">, where </w:t>
      </w:r>
      <m:oMath>
        <m:r>
          <w:rPr>
            <w:rFonts w:ascii="Cambria Math" w:hAnsi="Cambria Math"/>
          </w:rPr>
          <m:t>Σ</m:t>
        </m:r>
      </m:oMath>
      <w:r>
        <w:t xml:space="preserve"> is the covariance matrix. Correlations between causes were modeled with a Cholesky </w:t>
      </w:r>
      <w:proofErr w:type="gramStart"/>
      <w:r>
        <w:t>LKJ(</w:t>
      </w:r>
      <w:proofErr w:type="gramEnd"/>
      <w:r>
        <w:t>1) prior, which imposes no a priori preference on the strength or direction of the correlations</w:t>
      </w:r>
      <w:commentRangeStart w:id="136"/>
      <w:r>
        <w:t>.</w:t>
      </w:r>
      <w:commentRangeEnd w:id="136"/>
      <w:r w:rsidR="00771A89">
        <w:rPr>
          <w:rStyle w:val="CommentReference"/>
        </w:rPr>
        <w:commentReference w:id="136"/>
      </w:r>
    </w:p>
    <w:p w14:paraId="56236274" w14:textId="77777777" w:rsidR="005D6975" w:rsidRDefault="00000000">
      <w:pPr>
        <w:pStyle w:val="BodyText"/>
      </w:pPr>
      <w:r>
        <w:t>The model is specified as follows:</w:t>
      </w:r>
    </w:p>
    <w:p w14:paraId="2684D7DB" w14:textId="77777777" w:rsidR="005D6975" w:rsidRPr="00F04BD5" w:rsidRDefault="00000000">
      <w:pPr>
        <w:pStyle w:val="BodyText"/>
        <w:rPr>
          <w:lang w:val="fr-CH"/>
        </w:rPr>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irs</m:t>
              </m:r>
            </m:sub>
          </m:sSub>
          <m:d>
            <m:dPr>
              <m:ctrlPr>
                <w:rPr>
                  <w:rFonts w:ascii="Cambria Math" w:hAnsi="Cambria Math"/>
                </w:rPr>
              </m:ctrlPr>
            </m:dPr>
            <m:e>
              <m:r>
                <w:rPr>
                  <w:rFonts w:ascii="Cambria Math" w:hAnsi="Cambria Math"/>
                </w:rPr>
                <m:t>t</m:t>
              </m:r>
            </m:e>
          </m:d>
          <m:r>
            <m:rPr>
              <m:sty m:val="p"/>
            </m:rPr>
            <w:rPr>
              <w:rFonts w:ascii="Cambria Math" w:hAnsi="Cambria Math"/>
              <w:lang w:val="fr-CH"/>
            </w:rPr>
            <m:t>∼</m:t>
          </m:r>
          <m:r>
            <m:rPr>
              <m:nor/>
            </m:rPr>
            <w:rPr>
              <w:lang w:val="fr-CH"/>
            </w:rPr>
            <m:t>Poisson</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irs</m:t>
                  </m:r>
                </m:sub>
              </m:sSub>
              <m:d>
                <m:dPr>
                  <m:ctrlPr>
                    <w:rPr>
                      <w:rFonts w:ascii="Cambria Math" w:hAnsi="Cambria Math"/>
                    </w:rPr>
                  </m:ctrlPr>
                </m:dPr>
                <m:e>
                  <m:r>
                    <w:rPr>
                      <w:rFonts w:ascii="Cambria Math" w:hAnsi="Cambria Math"/>
                    </w:rPr>
                    <m:t>t</m:t>
                  </m:r>
                </m:e>
              </m:d>
            </m:e>
          </m:d>
        </m:oMath>
      </m:oMathPara>
    </w:p>
    <w:p w14:paraId="5159AC9F" w14:textId="77777777" w:rsidR="005D6975" w:rsidRDefault="00000000">
      <w:pPr>
        <w:pStyle w:val="FirstParagraph"/>
      </w:pPr>
      <w:r>
        <w:t>with</w:t>
      </w:r>
    </w:p>
    <w:p w14:paraId="78403536" w14:textId="0519DC24" w:rsidR="005D6975" w:rsidRDefault="00000000">
      <w:pPr>
        <w:pStyle w:val="BodyText"/>
      </w:pPr>
      <m:oMathPara>
        <m:oMathParaPr>
          <m:jc m:val="center"/>
        </m:oMathParaPr>
        <m:oMath>
          <m:r>
            <m:rPr>
              <m:sty m:val="p"/>
            </m:rPr>
            <w:rPr>
              <w:rFonts w:ascii="Cambria Math" w:hAnsi="Cambria Math"/>
            </w:rPr>
            <m:t>log</m:t>
          </m:r>
          <m:r>
            <w:ins w:id="137" w:author="Riou Julien" w:date="2025-10-27T16:44:00Z" w16du:dateUtc="2025-10-27T15:44:00Z">
              <m:rPr>
                <m:sty m:val="p"/>
              </m:rPr>
              <w:rPr>
                <w:rFonts w:ascii="Cambria Math" w:hAnsi="Cambria Math"/>
              </w:rPr>
              <m:t xml:space="preserve"> </m:t>
            </w:ins>
          </m:r>
          <m:sSub>
            <m:sSubPr>
              <m:ctrlPr>
                <w:rPr>
                  <w:rFonts w:ascii="Cambria Math" w:hAnsi="Cambria Math"/>
                </w:rPr>
              </m:ctrlPr>
            </m:sSubPr>
            <m:e>
              <m:r>
                <w:rPr>
                  <w:rFonts w:ascii="Cambria Math" w:hAnsi="Cambria Math"/>
                </w:rPr>
                <m:t>μ</m:t>
              </m:r>
            </m:e>
            <m:sub>
              <m:r>
                <w:rPr>
                  <w:rFonts w:ascii="Cambria Math" w:hAnsi="Cambria Math"/>
                </w:rPr>
                <m:t>irs</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ir</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is</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+log</m:t>
          </m:r>
          <m:sSub>
            <m:sSubPr>
              <m:ctrlPr>
                <w:rPr>
                  <w:rFonts w:ascii="Cambria Math" w:hAnsi="Cambria Math"/>
                </w:rPr>
              </m:ctrlPr>
            </m:sSubPr>
            <m:e>
              <m:r>
                <w:rPr>
                  <w:rFonts w:ascii="Cambria Math" w:hAnsi="Cambria Math"/>
                </w:rPr>
                <m:t>N</m:t>
              </m:r>
            </m:e>
            <m:sub>
              <m:r>
                <w:rPr>
                  <w:rFonts w:ascii="Cambria Math" w:hAnsi="Cambria Math"/>
                </w:rPr>
                <m:t>irst</m:t>
              </m:r>
            </m:sub>
          </m:sSub>
          <m:r>
            <m:rPr>
              <m:sty m:val="p"/>
            </m:rPr>
            <w:rPr>
              <w:rFonts w:ascii="Cambria Math" w:hAnsi="Cambria Math"/>
            </w:rPr>
            <m:t>,</m:t>
          </m:r>
        </m:oMath>
      </m:oMathPara>
    </w:p>
    <w:p w14:paraId="52465692" w14:textId="4E4AAD89" w:rsidR="005D6975" w:rsidRDefault="00000000">
      <w:pPr>
        <w:pStyle w:val="FirstParagraph"/>
      </w:pPr>
      <w:r>
        <w:t xml:space="preserve">where </w:t>
      </w:r>
      <m:oMath>
        <m:sSub>
          <m:sSubPr>
            <m:ctrlPr>
              <w:rPr>
                <w:rFonts w:ascii="Cambria Math" w:hAnsi="Cambria Math"/>
              </w:rPr>
            </m:ctrlPr>
          </m:sSubPr>
          <m:e>
            <m:r>
              <w:rPr>
                <w:rFonts w:ascii="Cambria Math" w:hAnsi="Cambria Math"/>
              </w:rPr>
              <m:t>y</m:t>
            </m:r>
          </m:e>
          <m:sub>
            <m:r>
              <w:rPr>
                <w:rFonts w:ascii="Cambria Math" w:hAnsi="Cambria Math"/>
              </w:rPr>
              <m:t>irs</m:t>
            </m:r>
          </m:sub>
        </m:sSub>
        <m:d>
          <m:dPr>
            <m:ctrlPr>
              <w:rPr>
                <w:rFonts w:ascii="Cambria Math" w:hAnsi="Cambria Math"/>
              </w:rPr>
            </m:ctrlPr>
          </m:dPr>
          <m:e>
            <m:r>
              <w:rPr>
                <w:rFonts w:ascii="Cambria Math" w:hAnsi="Cambria Math"/>
              </w:rPr>
              <m:t>t</m:t>
            </m:r>
          </m:e>
        </m:d>
      </m:oMath>
      <w:r>
        <w:t xml:space="preserve"> denotes the observed number of deaths due to cause </w:t>
      </w:r>
      <m:oMath>
        <m:r>
          <w:rPr>
            <w:rFonts w:ascii="Cambria Math" w:hAnsi="Cambria Math"/>
          </w:rPr>
          <m:t>i</m:t>
        </m:r>
      </m:oMath>
      <w:r>
        <w:t xml:space="preserve"> in week </w:t>
      </w:r>
      <m:oMath>
        <m:r>
          <w:rPr>
            <w:rFonts w:ascii="Cambria Math" w:hAnsi="Cambria Math"/>
          </w:rPr>
          <m:t>t</m:t>
        </m:r>
      </m:oMath>
      <w:r>
        <w:t xml:space="preserve">, region </w:t>
      </w:r>
      <m:oMath>
        <m:r>
          <w:rPr>
            <w:rFonts w:ascii="Cambria Math" w:hAnsi="Cambria Math"/>
          </w:rPr>
          <m:t>r</m:t>
        </m:r>
      </m:oMath>
      <w:r>
        <w:t xml:space="preserve">, and sex </w:t>
      </w:r>
      <m:oMath>
        <m:r>
          <w:rPr>
            <w:rFonts w:ascii="Cambria Math" w:hAnsi="Cambria Math"/>
          </w:rPr>
          <m:t>s</m:t>
        </m:r>
      </m:oMath>
      <w:r>
        <w:t xml:space="preserve">, and </w:t>
      </w:r>
      <m:oMath>
        <m:sSub>
          <m:sSubPr>
            <m:ctrlPr>
              <w:rPr>
                <w:rFonts w:ascii="Cambria Math" w:hAnsi="Cambria Math"/>
              </w:rPr>
            </m:ctrlPr>
          </m:sSubPr>
          <m:e>
            <m:r>
              <w:rPr>
                <w:rFonts w:ascii="Cambria Math" w:hAnsi="Cambria Math"/>
              </w:rPr>
              <m:t>α</m:t>
            </m:r>
          </m:e>
          <m:sub>
            <m:r>
              <w:rPr>
                <w:rFonts w:ascii="Cambria Math" w:hAnsi="Cambria Math"/>
              </w:rPr>
              <m:t>i</m:t>
            </m:r>
          </m:sub>
        </m:sSub>
      </m:oMath>
      <w:r>
        <w:t xml:space="preserve"> is the baseline log-transformed mortality risk. </w:t>
      </w:r>
      <w:commentRangeStart w:id="138"/>
      <w:ins w:id="139" w:author="Riou Julien" w:date="2025-10-27T16:41:00Z" w16du:dateUtc="2025-10-27T15:41:00Z">
        <w:r w:rsidR="00771A89">
          <w:t>Note that even though we use a Poisson likelihood, this model accounts for potential overdispersion through its</w:t>
        </w:r>
      </w:ins>
      <w:ins w:id="140" w:author="Riou Julien" w:date="2025-10-27T16:43:00Z" w16du:dateUtc="2025-10-27T15:43:00Z">
        <w:r w:rsidR="001A3F1E">
          <w:t xml:space="preserve"> c</w:t>
        </w:r>
      </w:ins>
      <w:ins w:id="141" w:author="Riou Julien" w:date="2025-10-27T16:44:00Z" w16du:dateUtc="2025-10-27T15:44:00Z">
        <w:r w:rsidR="001A3F1E">
          <w:t>omplex</w:t>
        </w:r>
      </w:ins>
      <w:ins w:id="142" w:author="Riou Julien" w:date="2025-10-27T16:41:00Z" w16du:dateUtc="2025-10-27T15:41:00Z">
        <w:r w:rsidR="00771A89">
          <w:t xml:space="preserve"> random-effect structure.</w:t>
        </w:r>
      </w:ins>
      <w:commentRangeEnd w:id="138"/>
      <w:ins w:id="143" w:author="Riou Julien" w:date="2025-10-27T16:42:00Z" w16du:dateUtc="2025-10-27T15:42:00Z">
        <w:r w:rsidR="00771A89">
          <w:rPr>
            <w:rStyle w:val="CommentReference"/>
          </w:rPr>
          <w:commentReference w:id="138"/>
        </w:r>
      </w:ins>
    </w:p>
    <w:p w14:paraId="6F7405EA" w14:textId="225A949F" w:rsidR="005D6975" w:rsidRDefault="00000000">
      <w:pPr>
        <w:pStyle w:val="BodyText"/>
      </w:pPr>
      <w:r>
        <w:t xml:space="preserve">The model was run independently for each age group and fitted to the weekly number of cause-specific deaths </w:t>
      </w:r>
      <m:oMath>
        <m:sSub>
          <m:sSubPr>
            <m:ctrlPr>
              <w:rPr>
                <w:rFonts w:ascii="Cambria Math" w:hAnsi="Cambria Math"/>
              </w:rPr>
            </m:ctrlPr>
          </m:sSubPr>
          <m:e>
            <m:r>
              <w:rPr>
                <w:rFonts w:ascii="Cambria Math" w:hAnsi="Cambria Math"/>
              </w:rPr>
              <m:t>y</m:t>
            </m:r>
          </m:e>
          <m:sub>
            <m:r>
              <w:rPr>
                <w:rFonts w:ascii="Cambria Math" w:hAnsi="Cambria Math"/>
              </w:rPr>
              <m:t>irs</m:t>
            </m:r>
          </m:sub>
        </m:sSub>
        <m:d>
          <m:dPr>
            <m:ctrlPr>
              <w:rPr>
                <w:rFonts w:ascii="Cambria Math" w:hAnsi="Cambria Math"/>
              </w:rPr>
            </m:ctrlPr>
          </m:dPr>
          <m:e>
            <m:r>
              <w:rPr>
                <w:rFonts w:ascii="Cambria Math" w:hAnsi="Cambria Math"/>
              </w:rPr>
              <m:t>t</m:t>
            </m:r>
          </m:e>
        </m:d>
      </m:oMath>
      <w:r>
        <w:t xml:space="preserve"> observed between </w:t>
      </w:r>
      <w:ins w:id="144" w:author="Riou Julien" w:date="2025-10-27T16:42:00Z" w16du:dateUtc="2025-10-27T15:42:00Z">
        <w:r w:rsidR="00771A89">
          <w:t xml:space="preserve">1 January </w:t>
        </w:r>
      </w:ins>
      <w:r>
        <w:t xml:space="preserve">2011 and </w:t>
      </w:r>
      <w:ins w:id="145" w:author="Riou Julien" w:date="2025-10-27T16:42:00Z" w16du:dateUtc="2025-10-27T15:42:00Z">
        <w:r w:rsidR="00771A89">
          <w:t xml:space="preserve">31 December </w:t>
        </w:r>
      </w:ins>
      <w:r>
        <w:t xml:space="preserve">2019. It was then used to estimate the weekly </w:t>
      </w:r>
      <w:r>
        <w:rPr>
          <w:i/>
          <w:iCs/>
        </w:rPr>
        <w:t>expected number of deaths</w:t>
      </w:r>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irs</m:t>
            </m:r>
          </m:sub>
        </m:sSub>
        <m:d>
          <m:dPr>
            <m:ctrlPr>
              <w:rPr>
                <w:rFonts w:ascii="Cambria Math" w:hAnsi="Cambria Math"/>
              </w:rPr>
            </m:ctrlPr>
          </m:dPr>
          <m:e>
            <m:r>
              <w:rPr>
                <w:rFonts w:ascii="Cambria Math" w:hAnsi="Cambria Math"/>
              </w:rPr>
              <m:t>t</m:t>
            </m:r>
          </m:e>
        </m:d>
      </m:oMath>
      <w:r>
        <w:t xml:space="preserve"> </w:t>
      </w:r>
      <w:del w:id="146" w:author="Riou Julien" w:date="2025-10-27T16:42:00Z" w16du:dateUtc="2025-10-27T15:42:00Z">
        <w:r w:rsidDel="00771A89">
          <w:delText>through the end of</w:delText>
        </w:r>
      </w:del>
      <w:ins w:id="147" w:author="Riou Julien" w:date="2025-10-27T16:42:00Z" w16du:dateUtc="2025-10-27T15:42:00Z">
        <w:r w:rsidR="00771A89">
          <w:t>in 2020 and</w:t>
        </w:r>
      </w:ins>
      <w:r>
        <w:t xml:space="preserve"> 2021, defined as the </w:t>
      </w:r>
      <w:r>
        <w:rPr>
          <w:i/>
          <w:iCs/>
        </w:rPr>
        <w:t>posterior predictive distribution</w:t>
      </w:r>
      <w:r>
        <w:t xml:space="preserve"> after removing the random effect </w:t>
      </w:r>
      <m:oMath>
        <m:r>
          <w:rPr>
            <w:rFonts w:ascii="Cambria Math" w:hAnsi="Cambria Math"/>
          </w:rPr>
          <m:t>ϵ</m:t>
        </m:r>
        <m:d>
          <m:dPr>
            <m:ctrlPr>
              <w:rPr>
                <w:rFonts w:ascii="Cambria Math" w:hAnsi="Cambria Math"/>
              </w:rPr>
            </m:ctrlPr>
          </m:dPr>
          <m:e>
            <m:r>
              <w:rPr>
                <w:rFonts w:ascii="Cambria Math" w:hAnsi="Cambria Math"/>
              </w:rPr>
              <m:t>t</m:t>
            </m:r>
          </m:e>
        </m:d>
      </m:oMath>
      <w:r>
        <w:t xml:space="preserve"> from the log mortality risk </w:t>
      </w:r>
      <m:oMath>
        <m:sSub>
          <m:sSubPr>
            <m:ctrlPr>
              <w:rPr>
                <w:rFonts w:ascii="Cambria Math" w:hAnsi="Cambria Math"/>
              </w:rPr>
            </m:ctrlPr>
          </m:sSubPr>
          <m:e>
            <m:r>
              <w:rPr>
                <w:rFonts w:ascii="Cambria Math" w:hAnsi="Cambria Math"/>
              </w:rPr>
              <m:t>μ</m:t>
            </m:r>
          </m:e>
          <m:sub>
            <m:r>
              <w:rPr>
                <w:rFonts w:ascii="Cambria Math" w:hAnsi="Cambria Math"/>
              </w:rPr>
              <m:t>irs</m:t>
            </m:r>
          </m:sub>
        </m:sSub>
        <m:d>
          <m:dPr>
            <m:ctrlPr>
              <w:rPr>
                <w:rFonts w:ascii="Cambria Math" w:hAnsi="Cambria Math"/>
              </w:rPr>
            </m:ctrlPr>
          </m:dPr>
          <m:e>
            <m:r>
              <w:rPr>
                <w:rFonts w:ascii="Cambria Math" w:hAnsi="Cambria Math"/>
              </w:rPr>
              <m:t>t</m:t>
            </m:r>
          </m:e>
        </m:d>
      </m:oMath>
      <w:r>
        <w:t xml:space="preserve">. We </w:t>
      </w:r>
      <w:del w:id="148" w:author="Riou Julien" w:date="2025-10-27T16:43:00Z" w16du:dateUtc="2025-10-27T15:43:00Z">
        <w:r w:rsidDel="001A3F1E">
          <w:delText xml:space="preserve">excluded </w:delText>
        </w:r>
      </w:del>
      <w:ins w:id="149" w:author="Riou Julien" w:date="2025-10-27T16:43:00Z" w16du:dateUtc="2025-10-27T15:43:00Z">
        <w:r w:rsidR="001A3F1E">
          <w:t xml:space="preserve">removed </w:t>
        </w:r>
      </w:ins>
      <m:oMath>
        <m:r>
          <w:rPr>
            <w:rFonts w:ascii="Cambria Math" w:hAnsi="Cambria Math"/>
          </w:rPr>
          <m:t>ϵ</m:t>
        </m:r>
        <m:d>
          <m:dPr>
            <m:ctrlPr>
              <w:rPr>
                <w:rFonts w:ascii="Cambria Math" w:hAnsi="Cambria Math"/>
              </w:rPr>
            </m:ctrlPr>
          </m:dPr>
          <m:e>
            <m:r>
              <w:rPr>
                <w:rFonts w:ascii="Cambria Math" w:hAnsi="Cambria Math"/>
              </w:rPr>
              <m:t>t</m:t>
            </m:r>
          </m:e>
        </m:d>
      </m:oMath>
      <w:r>
        <w:t xml:space="preserve"> because it is designed to capture </w:t>
      </w:r>
      <w:r>
        <w:rPr>
          <w:i/>
          <w:iCs/>
        </w:rPr>
        <w:t>excess mortality</w:t>
      </w:r>
      <w:r>
        <w:t xml:space="preserve">—that is, unexplained or anomalous variation beyond structured trends. </w:t>
      </w:r>
      <w:ins w:id="150" w:author="Riou Julien" w:date="2025-10-27T16:46:00Z" w16du:dateUtc="2025-10-27T15:46:00Z">
        <w:r w:rsidR="001A3F1E">
          <w:t>Weekly e</w:t>
        </w:r>
      </w:ins>
      <w:del w:id="151" w:author="Riou Julien" w:date="2025-10-27T16:46:00Z" w16du:dateUtc="2025-10-27T15:46:00Z">
        <w:r w:rsidDel="001A3F1E">
          <w:delText>E</w:delText>
        </w:r>
      </w:del>
      <w:r>
        <w:t xml:space="preserve">xcess </w:t>
      </w:r>
      <w:r>
        <w:lastRenderedPageBreak/>
        <w:t xml:space="preserve">mortality </w:t>
      </w:r>
      <w:ins w:id="152" w:author="Riou Julien" w:date="2025-10-27T16:45:00Z" w16du:dateUtc="2025-10-27T15:45:00Z">
        <w:r w:rsidR="001A3F1E">
          <w:t xml:space="preserve">by cause, region and sex </w:t>
        </w:r>
      </w:ins>
      <m:oMath>
        <m:sSub>
          <m:sSubPr>
            <m:ctrlPr>
              <w:rPr>
                <w:rFonts w:ascii="Cambria Math" w:hAnsi="Cambria Math"/>
              </w:rPr>
            </m:ctrlPr>
          </m:sSubPr>
          <m:e>
            <m:r>
              <w:rPr>
                <w:rFonts w:ascii="Cambria Math" w:hAnsi="Cambria Math"/>
              </w:rPr>
              <m:t>E</m:t>
            </m:r>
          </m:e>
          <m:sub>
            <m:r>
              <w:rPr>
                <w:rFonts w:ascii="Cambria Math" w:hAnsi="Cambria Math"/>
              </w:rPr>
              <m:t>irs</m:t>
            </m:r>
          </m:sub>
        </m:sSub>
        <m:d>
          <m:dPr>
            <m:ctrlPr>
              <w:rPr>
                <w:rFonts w:ascii="Cambria Math" w:hAnsi="Cambria Math"/>
              </w:rPr>
            </m:ctrlPr>
          </m:dPr>
          <m:e>
            <m:r>
              <w:rPr>
                <w:rFonts w:ascii="Cambria Math" w:hAnsi="Cambria Math"/>
              </w:rPr>
              <m:t>t</m:t>
            </m:r>
          </m:e>
        </m:d>
      </m:oMath>
      <w:r>
        <w:t xml:space="preserve"> was then defined as the difference between observed and expected deaths:</w:t>
      </w:r>
    </w:p>
    <w:p w14:paraId="5113CAE8" w14:textId="77777777" w:rsidR="005D6975" w:rsidRDefault="00000000">
      <w:pPr>
        <w:pStyle w:val="BodyText"/>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irs</m:t>
              </m:r>
            </m:sub>
          </m:sSub>
          <m:d>
            <m:dPr>
              <m:ctrlPr>
                <w:rPr>
                  <w:rFonts w:ascii="Cambria Math" w:hAnsi="Cambria Math"/>
                </w:rPr>
              </m:ctrlPr>
            </m:dPr>
            <m:e>
              <m:r>
                <w:rPr>
                  <w:rFonts w:ascii="Cambria Math" w:hAnsi="Cambria Math"/>
                </w:rPr>
                <m:t>t</m:t>
              </m:r>
            </m:e>
          </m:d>
          <m:box>
            <m:boxPr>
              <m:opEmu m:val="1"/>
              <m:ctrlPr>
                <w:rPr>
                  <w:rFonts w:ascii="Cambria Math" w:hAnsi="Cambria Math"/>
                </w:rPr>
              </m:ctrlPr>
            </m:boxPr>
            <m:e>
              <m:r>
                <m:rPr>
                  <m:sty m:val="p"/>
                </m:rPr>
                <w:rPr>
                  <w:rFonts w:ascii="Cambria Math" w:hAnsi="Cambria Math"/>
                </w:rPr>
                <m:t>:=</m:t>
              </m:r>
            </m:e>
          </m:box>
          <m:sSub>
            <m:sSubPr>
              <m:ctrlPr>
                <w:rPr>
                  <w:rFonts w:ascii="Cambria Math" w:hAnsi="Cambria Math"/>
                </w:rPr>
              </m:ctrlPr>
            </m:sSubPr>
            <m:e>
              <m:r>
                <w:rPr>
                  <w:rFonts w:ascii="Cambria Math" w:hAnsi="Cambria Math"/>
                </w:rPr>
                <m:t>y</m:t>
              </m:r>
            </m:e>
            <m:sub>
              <m:r>
                <w:rPr>
                  <w:rFonts w:ascii="Cambria Math" w:hAnsi="Cambria Math"/>
                </w:rPr>
                <m:t>irs</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irs</m:t>
              </m:r>
            </m:sub>
          </m:sSub>
          <m:d>
            <m:dPr>
              <m:ctrlPr>
                <w:rPr>
                  <w:rFonts w:ascii="Cambria Math" w:hAnsi="Cambria Math"/>
                </w:rPr>
              </m:ctrlPr>
            </m:dPr>
            <m:e>
              <m:r>
                <w:rPr>
                  <w:rFonts w:ascii="Cambria Math" w:hAnsi="Cambria Math"/>
                </w:rPr>
                <m:t>t</m:t>
              </m:r>
            </m:e>
          </m:d>
          <m:r>
            <m:rPr>
              <m:sty m:val="p"/>
            </m:rPr>
            <w:rPr>
              <w:rFonts w:ascii="Cambria Math" w:hAnsi="Cambria Math"/>
            </w:rPr>
            <m:t>.</m:t>
          </m:r>
        </m:oMath>
      </m:oMathPara>
    </w:p>
    <w:p w14:paraId="7F5C0B81" w14:textId="36C36437" w:rsidR="005D6975" w:rsidRDefault="00000000">
      <w:pPr>
        <w:pStyle w:val="FirstParagraph"/>
      </w:pPr>
      <w:r>
        <w:t xml:space="preserve"> We also reported aggregated estimates of excess mortality</w:t>
      </w:r>
      <w:ins w:id="153" w:author="Riou Julien" w:date="2025-10-27T16:45:00Z" w16du:dateUtc="2025-10-27T15:45:00Z">
        <w:r w:rsidR="001A3F1E">
          <w:t xml:space="preserve"> across all causes of deaths </w:t>
        </w:r>
      </w:ins>
      <w:del w:id="154" w:author="Riou Julien" w:date="2025-10-27T16:45:00Z" w16du:dateUtc="2025-10-27T15:45:00Z">
        <w:r w:rsidDel="001A3F1E">
          <w:delText>, such as</w:delText>
        </w:r>
      </w:del>
      <w:ins w:id="155" w:author="Riou Julien" w:date="2025-10-27T16:45:00Z" w16du:dateUtc="2025-10-27T15:45:00Z">
        <w:r w:rsidR="001A3F1E">
          <w:t>(i.e.,</w:t>
        </w:r>
      </w:ins>
      <w:r>
        <w:t xml:space="preserve"> </w:t>
      </w:r>
      <w:r>
        <w:rPr>
          <w:i/>
          <w:iCs/>
        </w:rPr>
        <w:t>all-cause excess mortality</w:t>
      </w:r>
      <w:ins w:id="156" w:author="Riou Julien" w:date="2025-10-27T16:45:00Z" w16du:dateUtc="2025-10-27T15:45:00Z">
        <w:r w:rsidR="001A3F1E">
          <w:rPr>
            <w:i/>
            <w:iCs/>
          </w:rPr>
          <w:t>)</w:t>
        </w:r>
      </w:ins>
      <w:del w:id="157" w:author="Riou Julien" w:date="2025-10-27T16:45:00Z" w16du:dateUtc="2025-10-27T15:45:00Z">
        <w:r w:rsidDel="001A3F1E">
          <w:delText xml:space="preserve"> (aggregated over causes of death) </w:delText>
        </w:r>
      </w:del>
      <w:del w:id="158" w:author="Riou Julien" w:date="2025-10-27T16:46:00Z" w16du:dateUtc="2025-10-27T15:46:00Z">
        <w:r w:rsidDel="001A3F1E">
          <w:delText>or aggregated over</w:delText>
        </w:r>
      </w:del>
      <w:ins w:id="159" w:author="Riou Julien" w:date="2025-10-27T16:46:00Z" w16du:dateUtc="2025-10-27T15:46:00Z">
        <w:r w:rsidR="001A3F1E">
          <w:t>,</w:t>
        </w:r>
      </w:ins>
      <w:r>
        <w:t xml:space="preserve"> </w:t>
      </w:r>
      <w:ins w:id="160" w:author="Riou Julien" w:date="2025-10-27T16:46:00Z" w16du:dateUtc="2025-10-27T15:46:00Z">
        <w:r w:rsidR="001A3F1E">
          <w:t xml:space="preserve">across regions, </w:t>
        </w:r>
        <w:proofErr w:type="spellStart"/>
        <w:r w:rsidR="001A3F1E">
          <w:t>acros</w:t>
        </w:r>
        <w:proofErr w:type="spellEnd"/>
        <w:r w:rsidR="001A3F1E">
          <w:t xml:space="preserve"> sexes and across </w:t>
        </w:r>
      </w:ins>
      <w:r>
        <w:t>time period</w:t>
      </w:r>
      <w:ins w:id="161" w:author="Riou Julien" w:date="2025-10-27T16:46:00Z" w16du:dateUtc="2025-10-27T15:46:00Z">
        <w:r w:rsidR="001A3F1E">
          <w:t>s</w:t>
        </w:r>
      </w:ins>
      <w:r>
        <w:t>.</w:t>
      </w:r>
      <w:ins w:id="162" w:author="Riou Julien" w:date="2025-10-27T16:47:00Z" w16du:dateUtc="2025-10-27T15:47:00Z">
        <w:r w:rsidR="001A3F1E">
          <w:t xml:space="preserve"> This is </w:t>
        </w:r>
      </w:ins>
      <w:ins w:id="163" w:author="Riou Julien" w:date="2025-10-27T16:48:00Z" w16du:dateUtc="2025-10-27T15:48:00Z">
        <w:r w:rsidR="001A3F1E">
          <w:t xml:space="preserve">simply obtained </w:t>
        </w:r>
      </w:ins>
      <w:ins w:id="164" w:author="Riou Julien" w:date="2025-10-27T16:47:00Z" w16du:dateUtc="2025-10-27T15:47:00Z">
        <w:r w:rsidR="001A3F1E">
          <w:t>by adding posterior samples.</w:t>
        </w:r>
      </w:ins>
    </w:p>
    <w:p w14:paraId="09326348" w14:textId="77777777" w:rsidR="005D6975" w:rsidRDefault="00000000">
      <w:pPr>
        <w:pStyle w:val="Heading2"/>
      </w:pPr>
      <w:bookmarkStart w:id="165" w:name="further-analysis"/>
      <w:bookmarkEnd w:id="132"/>
      <w:r>
        <w:rPr>
          <w:rStyle w:val="SectionNumber"/>
        </w:rPr>
        <w:t>3.3</w:t>
      </w:r>
      <w:r>
        <w:tab/>
        <w:t>Further analysis</w:t>
      </w:r>
    </w:p>
    <w:p w14:paraId="6D1767BE" w14:textId="77777777" w:rsidR="005D6975" w:rsidRDefault="00000000">
      <w:pPr>
        <w:pStyle w:val="FirstParagraph"/>
      </w:pPr>
      <w:r>
        <w:t xml:space="preserve">We examined how excess deaths from specific causes were related over time to excess deaths from COVID-19 during 2020–21. To do this, we computed partial </w:t>
      </w:r>
      <w:commentRangeStart w:id="166"/>
      <w:r>
        <w:t xml:space="preserve">correlations </w:t>
      </w:r>
      <w:commentRangeEnd w:id="166"/>
      <w:r w:rsidR="00A026E4">
        <w:rPr>
          <w:rStyle w:val="CommentReference"/>
        </w:rPr>
        <w:commentReference w:id="166"/>
      </w:r>
      <w:r>
        <w:t>between posterior samples of cause-specific excess deaths and COVID-19 deaths, while controlling for excess deaths from other respiratory diseases. This adjustment aimed to separate the association with COVID-19 from that with other circulating respiratory pathogens. We also explored the effect of time lags, by shifting the time series of cause-specific excess deaths up to 8 weeks forward and backward, to assess whether the strength of association varied depending on timing. We performed the same analysis to assess the relationship between cause-specific excess deaths and excess deaths due to (non-COVID) respiratory diseases, this time adjusting for COVID-19 mortality.</w:t>
      </w:r>
    </w:p>
    <w:p w14:paraId="35F3D2C5" w14:textId="77777777" w:rsidR="005D6975" w:rsidRDefault="00000000">
      <w:pPr>
        <w:pStyle w:val="BodyText"/>
      </w:pPr>
      <w:r>
        <w:t xml:space="preserve">To better understand the observed trends in deaths with cancer as the underlying cause, we conducted an additional analysis including all individuals who died </w:t>
      </w:r>
      <w:r>
        <w:rPr>
          <w:i/>
          <w:iCs/>
        </w:rPr>
        <w:t>with</w:t>
      </w:r>
      <w:r>
        <w:t xml:space="preserve"> cancer, i.e., where cancer was reported either as the underlying (referred to as </w:t>
      </w:r>
      <w:r>
        <w:rPr>
          <w:i/>
          <w:iCs/>
        </w:rPr>
        <w:t>deaths from cancer</w:t>
      </w:r>
      <w:r>
        <w:t xml:space="preserve">) or the immediate cause of death. We computed the number of deaths from cancer to the total number of deaths with cancer over time and examined their distribution by cancer survival rate to assess whether competing risks with COVID-19 might explain some of the observed patterns. We performed all the analyses in R version 4.4.1 and Stan version 2.35.0 [15]. All code is available from </w:t>
      </w:r>
      <w:hyperlink r:id="rId12">
        <w:r w:rsidR="005D6975">
          <w:rPr>
            <w:rStyle w:val="Hyperlink"/>
          </w:rPr>
          <w:t>https://github.com/anthonyhauser/causes-of-deaths</w:t>
        </w:r>
      </w:hyperlink>
      <w:r>
        <w:t>.</w:t>
      </w:r>
    </w:p>
    <w:p w14:paraId="65E99506" w14:textId="77777777" w:rsidR="005D6975" w:rsidRDefault="00000000">
      <w:r>
        <w:br w:type="page"/>
      </w:r>
    </w:p>
    <w:p w14:paraId="4D06EFA1" w14:textId="77777777" w:rsidR="005D6975" w:rsidRDefault="00000000">
      <w:pPr>
        <w:pStyle w:val="Heading1"/>
      </w:pPr>
      <w:bookmarkStart w:id="167" w:name="results"/>
      <w:bookmarkEnd w:id="126"/>
      <w:bookmarkEnd w:id="165"/>
      <w:r>
        <w:rPr>
          <w:rStyle w:val="SectionNumber"/>
        </w:rPr>
        <w:lastRenderedPageBreak/>
        <w:t>4</w:t>
      </w:r>
      <w:r>
        <w:tab/>
        <w:t>Results</w:t>
      </w:r>
    </w:p>
    <w:p w14:paraId="1E23D546" w14:textId="77777777" w:rsidR="005D6975" w:rsidRDefault="00000000">
      <w:pPr>
        <w:pStyle w:val="Heading2"/>
      </w:pPr>
      <w:bookmarkStart w:id="168" w:name="distribution-of-deaths"/>
      <w:r>
        <w:rPr>
          <w:rStyle w:val="SectionNumber"/>
        </w:rPr>
        <w:t>4.1</w:t>
      </w:r>
      <w:r>
        <w:tab/>
        <w:t>Distribution of deaths</w:t>
      </w:r>
    </w:p>
    <w:p w14:paraId="5FB9937A" w14:textId="38B5DD6F" w:rsidR="005D6975" w:rsidRDefault="00000000">
      <w:pPr>
        <w:pStyle w:val="FirstParagraph"/>
      </w:pPr>
      <w:r>
        <w:t xml:space="preserve">In Switzerland, deaths are heavily concentrated among older adults: 88% occurred in individuals aged 65 and over, while fewer than 2% were among </w:t>
      </w:r>
      <w:del w:id="169" w:author="Riou Julien" w:date="2025-10-27T16:51:00Z" w16du:dateUtc="2025-10-27T15:51:00Z">
        <w:r w:rsidDel="001A3F1E">
          <w:delText xml:space="preserve">those </w:delText>
        </w:r>
      </w:del>
      <w:ins w:id="170" w:author="Riou Julien" w:date="2025-10-27T16:51:00Z" w16du:dateUtc="2025-10-27T15:51:00Z">
        <w:r w:rsidR="001A3F1E">
          <w:t xml:space="preserve">people </w:t>
        </w:r>
      </w:ins>
      <w:r>
        <w:t>under 40 in 2020-21 (Fig 1A). Cardiovascular diseases were the leading cause of death overall, followed by cancers and mental or neurological disorders, though the distribution varied by age group (Fig 1B). Among individuals aged 80 and above, cardiovascular disease accounted for 33% of all deaths. In contrast, for those aged 40–79, cancer was the predominant cause, responsible for approximately 40% of deaths. The relative impact of COVID-19 was greatest in older age groups, contributing to 9% of deaths among those aged 65–79 and 12% among those aged 80 and over.</w:t>
      </w:r>
    </w:p>
    <w:p w14:paraId="6D5BA03C" w14:textId="77777777" w:rsidR="005D6975" w:rsidRDefault="00000000">
      <w:pPr>
        <w:pStyle w:val="Heading2"/>
      </w:pPr>
      <w:bookmarkStart w:id="171" w:name="prepandemic-mortality-trends"/>
      <w:bookmarkEnd w:id="168"/>
      <w:r>
        <w:rPr>
          <w:rStyle w:val="SectionNumber"/>
        </w:rPr>
        <w:t>4.2</w:t>
      </w:r>
      <w:r>
        <w:tab/>
      </w:r>
      <w:proofErr w:type="spellStart"/>
      <w:r>
        <w:t>Prepandemic</w:t>
      </w:r>
      <w:proofErr w:type="spellEnd"/>
      <w:r>
        <w:t xml:space="preserve"> mortality trends</w:t>
      </w:r>
    </w:p>
    <w:p w14:paraId="6F1F13BB" w14:textId="5FF3A6CA" w:rsidR="005D6975" w:rsidRDefault="00000000">
      <w:pPr>
        <w:pStyle w:val="FirstParagraph"/>
      </w:pPr>
      <w:r>
        <w:t xml:space="preserve">The model </w:t>
      </w:r>
      <w:commentRangeStart w:id="172"/>
      <w:commentRangeStart w:id="173"/>
      <w:r>
        <w:t xml:space="preserve">captures </w:t>
      </w:r>
      <w:commentRangeEnd w:id="172"/>
      <w:r w:rsidR="00F04BD5">
        <w:rPr>
          <w:rStyle w:val="CommentReference"/>
        </w:rPr>
        <w:commentReference w:id="172"/>
      </w:r>
      <w:commentRangeEnd w:id="173"/>
      <w:r w:rsidR="000D61A1">
        <w:rPr>
          <w:rStyle w:val="CommentReference"/>
        </w:rPr>
        <w:commentReference w:id="173"/>
      </w:r>
      <w:r>
        <w:t>the seasonal and long-term trends in cause-specific mortality between 2011 and 2019 (Fig 2A for individuals aged 80+, and Fig S1–S4 for other age groups), while rare episodes of excess mortality</w:t>
      </w:r>
      <w:ins w:id="174" w:author="Riou Julien" w:date="2025-10-27T17:02:00Z" w16du:dateUtc="2025-10-27T16:02:00Z">
        <w:r w:rsidR="000D61A1">
          <w:t xml:space="preserve"> are identified</w:t>
        </w:r>
      </w:ins>
      <w:r>
        <w:t>, such as in the winters of 2014/15 and 2016/17</w:t>
      </w:r>
      <w:del w:id="175" w:author="Riou Julien" w:date="2025-10-27T17:02:00Z" w16du:dateUtc="2025-10-27T16:02:00Z">
        <w:r w:rsidDel="000D61A1">
          <w:delText>, are not captured</w:delText>
        </w:r>
      </w:del>
      <w:del w:id="176" w:author="Riou Julien" w:date="2025-10-27T17:01:00Z" w16du:dateUtc="2025-10-27T16:01:00Z">
        <w:r w:rsidDel="000D61A1">
          <w:delText xml:space="preserve">, </w:delText>
        </w:r>
      </w:del>
      <w:ins w:id="177" w:author="Riou Julien" w:date="2025-10-27T17:02:00Z" w16du:dateUtc="2025-10-27T16:02:00Z">
        <w:r w:rsidR="000D61A1">
          <w:t>.</w:t>
        </w:r>
      </w:ins>
      <w:del w:id="178" w:author="Riou Julien" w:date="2025-10-27T17:01:00Z" w16du:dateUtc="2025-10-27T16:01:00Z">
        <w:r w:rsidDel="000D61A1">
          <w:delText>as the model represents expected mortality</w:delText>
        </w:r>
      </w:del>
      <w:r>
        <w:t xml:space="preserve">. We observe </w:t>
      </w:r>
      <w:del w:id="179" w:author="Riou Julien" w:date="2025-10-27T17:02:00Z" w16du:dateUtc="2025-10-27T16:02:00Z">
        <w:r w:rsidDel="000D61A1">
          <w:delText xml:space="preserve">notable </w:delText>
        </w:r>
      </w:del>
      <w:r>
        <w:t xml:space="preserve">similarities in mortality trends across different </w:t>
      </w:r>
      <w:ins w:id="180" w:author="Riou Julien" w:date="2025-10-27T17:08:00Z" w16du:dateUtc="2025-10-27T16:08:00Z">
        <w:r w:rsidR="00A026E4">
          <w:t xml:space="preserve">six different groups of </w:t>
        </w:r>
      </w:ins>
      <w:r>
        <w:t xml:space="preserve">causes, both in the </w:t>
      </w:r>
      <w:del w:id="181" w:author="Riou Julien" w:date="2025-10-27T17:03:00Z" w16du:dateUtc="2025-10-27T16:03:00Z">
        <w:r w:rsidDel="000D61A1">
          <w:delText xml:space="preserve">expected </w:delText>
        </w:r>
      </w:del>
      <w:r>
        <w:t>seasonal patterns and in intermittent episodes of excess mortality that often occur synchronously. For the 80+ age group, Fig 2C highlights this synchrony in timing, showing that the expected mean mortality peak</w:t>
      </w:r>
      <w:del w:id="182" w:author="Riou Julien" w:date="2025-10-27T17:03:00Z" w16du:dateUtc="2025-10-27T16:03:00Z">
        <w:r w:rsidDel="000D61A1">
          <w:delText xml:space="preserve"> (in black)</w:delText>
        </w:r>
      </w:del>
      <w:r>
        <w:t xml:space="preserve"> occurs consistently across causes between January and February</w:t>
      </w:r>
      <w:ins w:id="183" w:author="Riou Julien" w:date="2025-10-27T17:07:00Z" w16du:dateUtc="2025-10-27T16:07:00Z">
        <w:r w:rsidR="00A026E4">
          <w:t xml:space="preserve"> for</w:t>
        </w:r>
      </w:ins>
      <w:ins w:id="184" w:author="Riou Julien" w:date="2025-10-27T17:08:00Z" w16du:dateUtc="2025-10-27T16:08:00Z">
        <w:r w:rsidR="00A026E4">
          <w:t xml:space="preserve"> the six groups of</w:t>
        </w:r>
      </w:ins>
      <w:ins w:id="185" w:author="Riou Julien" w:date="2025-10-27T17:07:00Z" w16du:dateUtc="2025-10-27T16:07:00Z">
        <w:r w:rsidR="00A026E4">
          <w:t xml:space="preserve"> causes</w:t>
        </w:r>
      </w:ins>
      <w:r>
        <w:t xml:space="preserve">. During the pre-pandemic period (2011–2019), observed peak timings </w:t>
      </w:r>
      <w:del w:id="186" w:author="Riou Julien" w:date="2025-10-27T17:08:00Z" w16du:dateUtc="2025-10-27T16:08:00Z">
        <w:r w:rsidDel="00A026E4">
          <w:delText>(colored circles)</w:delText>
        </w:r>
      </w:del>
      <w:r>
        <w:t xml:space="preserve"> align closely with these expectations. However, during the pandemic years, we observe a marked shift</w:t>
      </w:r>
      <w:ins w:id="187" w:author="Riou Julien" w:date="2025-10-27T17:09:00Z" w16du:dateUtc="2025-10-27T16:09:00Z">
        <w:r w:rsidR="00A026E4">
          <w:t>, with</w:t>
        </w:r>
      </w:ins>
      <w:del w:id="188" w:author="Riou Julien" w:date="2025-10-27T17:09:00Z" w16du:dateUtc="2025-10-27T16:09:00Z">
        <w:r w:rsidDel="00A026E4">
          <w:delText>:</w:delText>
        </w:r>
      </w:del>
      <w:r>
        <w:t xml:space="preserve"> </w:t>
      </w:r>
      <w:ins w:id="189" w:author="Riou Julien" w:date="2025-10-27T17:09:00Z" w16du:dateUtc="2025-10-27T16:09:00Z">
        <w:r w:rsidR="00A026E4">
          <w:t xml:space="preserve">most </w:t>
        </w:r>
      </w:ins>
      <w:r>
        <w:t>mortality peaks occur</w:t>
      </w:r>
      <w:ins w:id="190" w:author="Riou Julien" w:date="2025-10-27T17:09:00Z" w16du:dateUtc="2025-10-27T16:09:00Z">
        <w:r w:rsidR="00A026E4">
          <w:t>ring</w:t>
        </w:r>
      </w:ins>
      <w:r>
        <w:t xml:space="preserve"> earlier than expected</w:t>
      </w:r>
      <w:del w:id="191" w:author="Riou Julien" w:date="2025-10-27T17:09:00Z" w16du:dateUtc="2025-10-27T16:09:00Z">
        <w:r w:rsidDel="00A026E4">
          <w:delText xml:space="preserve"> (colored squares)</w:delText>
        </w:r>
      </w:del>
      <w:r>
        <w:t>. In addition, the model reveals strong positive</w:t>
      </w:r>
      <w:ins w:id="192" w:author="Riou Julien" w:date="2025-10-27T17:10:00Z" w16du:dateUtc="2025-10-27T16:10:00Z">
        <w:r w:rsidR="00A026E4">
          <w:t xml:space="preserve"> time</w:t>
        </w:r>
      </w:ins>
      <w:r>
        <w:t xml:space="preserve"> correlations in cause-specific excess mortality, mostly among individuals aged 80 and over (Fig 2B). Specifically, excess deaths from respiratory diseases, mental or neurological disorders, and cardiovascular diseases are highly correlated, with pairwise correlation</w:t>
      </w:r>
      <w:ins w:id="193" w:author="Riou Julien" w:date="2025-10-27T17:10:00Z" w16du:dateUtc="2025-10-27T16:10:00Z">
        <w:r w:rsidR="00A026E4">
          <w:t xml:space="preserve"> coefficients</w:t>
        </w:r>
      </w:ins>
      <w:del w:id="194" w:author="Riou Julien" w:date="2025-10-27T17:10:00Z" w16du:dateUtc="2025-10-27T16:10:00Z">
        <w:r w:rsidDel="00A026E4">
          <w:delText>s</w:delText>
        </w:r>
      </w:del>
      <w:r>
        <w:t xml:space="preserve"> exceeding 80%.</w:t>
      </w:r>
    </w:p>
    <w:p w14:paraId="1644E98B" w14:textId="77777777" w:rsidR="005D6975" w:rsidRDefault="00000000">
      <w:pPr>
        <w:pStyle w:val="Heading2"/>
      </w:pPr>
      <w:bookmarkStart w:id="195" w:name="covid-19-mortality"/>
      <w:bookmarkEnd w:id="171"/>
      <w:r>
        <w:rPr>
          <w:rStyle w:val="SectionNumber"/>
        </w:rPr>
        <w:t>4.3</w:t>
      </w:r>
      <w:r>
        <w:tab/>
        <w:t>COVID-19 mortality</w:t>
      </w:r>
    </w:p>
    <w:p w14:paraId="6CC02FAB" w14:textId="167D1239" w:rsidR="005D6975" w:rsidRDefault="00000000">
      <w:pPr>
        <w:pStyle w:val="FirstParagraph"/>
      </w:pPr>
      <w:r>
        <w:t>The model also captures all-cause mortality between 2011 and 2019, obtained by aggregating the expected cause-specific mortality. Among individuals aged 65 and over, the impact of the first two COVID-19 waves</w:t>
      </w:r>
      <w:del w:id="196" w:author="Riou Julien" w:date="2025-10-27T17:13:00Z" w16du:dateUtc="2025-10-27T16:13:00Z">
        <w:r w:rsidDel="00A026E4">
          <w:delText>—-</w:delText>
        </w:r>
      </w:del>
      <w:ins w:id="197" w:author="Riou Julien" w:date="2025-10-27T17:13:00Z" w16du:dateUtc="2025-10-27T16:13:00Z">
        <w:r w:rsidR="00A026E4">
          <w:t>(</w:t>
        </w:r>
      </w:ins>
      <w:r>
        <w:t>spring 2020 and fall/winter 2020–21</w:t>
      </w:r>
      <w:del w:id="198" w:author="Riou Julien" w:date="2025-10-27T17:13:00Z" w16du:dateUtc="2025-10-27T16:13:00Z">
        <w:r w:rsidDel="00A026E4">
          <w:delText>—-</w:delText>
        </w:r>
      </w:del>
      <w:ins w:id="199" w:author="Riou Julien" w:date="2025-10-27T17:13:00Z" w16du:dateUtc="2025-10-27T16:13:00Z">
        <w:r w:rsidR="00A026E4">
          <w:t xml:space="preserve">) </w:t>
        </w:r>
      </w:ins>
      <w:r>
        <w:t>clearly exceeded any episodes of excess mortality observed between 2011 and 2019 (Fig 3A). Cumulative excess mortality highlights the substantial increase in deaths during these waves, followed by a gradual mortality deficit in the subsequent weeks (</w:t>
      </w:r>
      <w:commentRangeStart w:id="200"/>
      <w:r>
        <w:t>Fig 3B</w:t>
      </w:r>
      <w:commentRangeEnd w:id="200"/>
      <w:r w:rsidR="00F04BD5">
        <w:rPr>
          <w:rStyle w:val="CommentReference"/>
        </w:rPr>
        <w:commentReference w:id="200"/>
      </w:r>
      <w:r>
        <w:t>). When excluding deaths attributed to COVID-19, we also observe that mortality from other causes was lower than expected in 2020–21 for people aged 65 and over.</w:t>
      </w:r>
    </w:p>
    <w:p w14:paraId="23F1997A" w14:textId="77777777" w:rsidR="005D6975" w:rsidRDefault="00000000">
      <w:pPr>
        <w:pStyle w:val="Heading2"/>
      </w:pPr>
      <w:bookmarkStart w:id="201" w:name="X2d11acc4875a576e3781fb4a2d0c06e2991d12c"/>
      <w:bookmarkEnd w:id="195"/>
      <w:r>
        <w:rPr>
          <w:rStyle w:val="SectionNumber"/>
        </w:rPr>
        <w:t>4.4</w:t>
      </w:r>
      <w:r>
        <w:tab/>
        <w:t>Cause-specific excess mortality in 2020-21</w:t>
      </w:r>
    </w:p>
    <w:p w14:paraId="06999598" w14:textId="77777777" w:rsidR="005D6975" w:rsidRDefault="00000000">
      <w:pPr>
        <w:pStyle w:val="FirstParagraph"/>
      </w:pPr>
      <w:r>
        <w:t xml:space="preserve">Among individuals aged below 64, almost all cumulative mortalities remained within expected levels over 2020–21, suggesting no evidence of excess mortality (Fig 4A&amp;B and Fig S5-S9). A slight excess in suicides was observed among 0-17 over 2020-21 (16 [2-28], +54%), but the small number of observed deaths (43) limits interpretation (Fig S5). In contrast, among individuals aged 65–79, a deficit in deaths due to cancers and mental or neurological disorders was observed in 2020–21, with approximately 5% fewer deaths than expected (Fig 4C). The largest decrease occurred during the Alpha wave in January–February 2021. Mortality due to cardiovascular diseases in this group </w:t>
      </w:r>
      <w:r>
        <w:lastRenderedPageBreak/>
        <w:t>remained within the expected range, although a localized excess was noted during the autumn 2020 wave (+14%).</w:t>
      </w:r>
    </w:p>
    <w:p w14:paraId="4D0CAB81" w14:textId="72FAACE3" w:rsidR="005D6975" w:rsidRDefault="00000000">
      <w:pPr>
        <w:pStyle w:val="BodyText"/>
      </w:pPr>
      <w:r>
        <w:t>Similar patterns were seen in the 80+ age group (Fig 4D). A marked decrease in mortality from mental and neurological disorders was observed in 2020–21 (−12%), with levels below expectation in all phases except the autumn 2020 wave, when a slight increase occurred. The most pronounced decrease was during the Alpha wave (−24%). For cancer, the mortality deficit was also concentrated almost entirely during the Alpha wave. Cumulative mortality due to cardiovascular diseases among the 80+ was within expected levels overall, but showed substantial variation across phases</w:t>
      </w:r>
      <w:del w:id="202" w:author="Riou Julien" w:date="2025-10-27T17:29:00Z" w16du:dateUtc="2025-10-27T16:29:00Z">
        <w:r w:rsidDel="00F17C58">
          <w:delText>. Excess mortality was</w:delText>
        </w:r>
      </w:del>
      <w:ins w:id="203" w:author="Riou Julien" w:date="2025-10-27T17:29:00Z" w16du:dateUtc="2025-10-27T16:29:00Z">
        <w:r w:rsidR="00F17C58">
          <w:t>, with excesses</w:t>
        </w:r>
      </w:ins>
      <w:r>
        <w:t xml:space="preserve"> concentrated during COVID-19 waves</w:t>
      </w:r>
      <w:ins w:id="204" w:author="Riou Julien" w:date="2025-10-27T17:30:00Z" w16du:dateUtc="2025-10-27T16:30:00Z">
        <w:r w:rsidR="00F17C58">
          <w:t xml:space="preserve"> in Autumn 2020 and </w:t>
        </w:r>
      </w:ins>
      <w:ins w:id="205" w:author="Riou Julien" w:date="2025-10-27T17:31:00Z" w16du:dateUtc="2025-10-27T16:31:00Z">
        <w:r w:rsidR="00F17C58">
          <w:t xml:space="preserve">Autumn </w:t>
        </w:r>
      </w:ins>
      <w:ins w:id="206" w:author="Riou Julien" w:date="2025-10-27T17:30:00Z" w16du:dateUtc="2025-10-27T16:30:00Z">
        <w:r w:rsidR="00F17C58">
          <w:t>2021</w:t>
        </w:r>
      </w:ins>
      <w:r>
        <w:t xml:space="preserve">, while mortality deficits were more common at the </w:t>
      </w:r>
      <w:del w:id="207" w:author="Riou Julien" w:date="2025-10-27T17:31:00Z" w16du:dateUtc="2025-10-27T16:31:00Z">
        <w:r w:rsidDel="00F17C58">
          <w:delText xml:space="preserve">beginning </w:delText>
        </w:r>
      </w:del>
      <w:ins w:id="208" w:author="Riou Julien" w:date="2025-10-27T17:31:00Z" w16du:dateUtc="2025-10-27T16:31:00Z">
        <w:r w:rsidR="00F17C58">
          <w:t xml:space="preserve">early parts </w:t>
        </w:r>
      </w:ins>
      <w:r>
        <w:t>of both 2020 and 2021. Finally, we observed a consistent deficit in deaths due to respiratory diseases (excluding COVID-19) across all age groups, with the magnitude of the deficit increasing with age. Fig S5-S9 display cause-specific excess mortality estimates by phases for all causes and all age groups.</w:t>
      </w:r>
    </w:p>
    <w:p w14:paraId="7A1C520C" w14:textId="00ED1738" w:rsidR="005D6975" w:rsidRDefault="00000000">
      <w:pPr>
        <w:pStyle w:val="BodyText"/>
      </w:pPr>
      <w:r>
        <w:t xml:space="preserve">To better understand the apparent decrease in cancer-related excess mortality in January–February 2021, we examined deaths among individuals aged 65 and over with a cancer diagnosis in 2020–21. Unlike analyses based solely on the underlying cause of death, this approach also included individuals with cancer who died from other causes. In contrast to deaths </w:t>
      </w:r>
      <w:r>
        <w:rPr>
          <w:i/>
          <w:iCs/>
        </w:rPr>
        <w:t>from</w:t>
      </w:r>
      <w:r>
        <w:t xml:space="preserve"> cancer</w:t>
      </w:r>
      <w:del w:id="209" w:author="Riou Julien" w:date="2025-10-27T17:32:00Z" w16du:dateUtc="2025-10-27T16:32:00Z">
        <w:r w:rsidDel="00F17C58">
          <w:delText xml:space="preserve"> (</w:delText>
        </w:r>
        <w:commentRangeStart w:id="210"/>
        <w:r w:rsidDel="00F17C58">
          <w:delText>pink</w:delText>
        </w:r>
      </w:del>
      <w:commentRangeEnd w:id="210"/>
      <w:r w:rsidR="008A6B13">
        <w:rPr>
          <w:rStyle w:val="CommentReference"/>
        </w:rPr>
        <w:commentReference w:id="210"/>
      </w:r>
      <w:del w:id="211" w:author="Riou Julien" w:date="2025-10-27T17:32:00Z" w16du:dateUtc="2025-10-27T16:32:00Z">
        <w:r w:rsidDel="00F17C58">
          <w:delText>)</w:delText>
        </w:r>
      </w:del>
      <w:r>
        <w:t xml:space="preserve">, the total number of deaths with cancer </w:t>
      </w:r>
      <w:del w:id="212" w:author="Riou Julien" w:date="2025-10-27T17:32:00Z" w16du:dateUtc="2025-10-27T16:32:00Z">
        <w:r w:rsidDel="00F17C58">
          <w:delText xml:space="preserve">(black) </w:delText>
        </w:r>
      </w:del>
      <w:r>
        <w:t xml:space="preserve">did not decline during January–February 2021 and even increased slightly in the 65–79 age group and more markedly in those aged 80 and over (Fig S10A). When stratifying deaths with cancer by survival category, we observed that cancers with high survival exhibited the largest increase during this period, particularly among individuals aged 80 and over (Fig S10B).  </w:t>
      </w:r>
    </w:p>
    <w:p w14:paraId="2B847C90" w14:textId="77777777" w:rsidR="005D6975" w:rsidRDefault="00000000">
      <w:pPr>
        <w:pStyle w:val="Heading2"/>
      </w:pPr>
      <w:bookmarkStart w:id="213" w:name="Xd537387f716daf71b655cf5953dad128feb954d"/>
      <w:bookmarkEnd w:id="201"/>
      <w:r>
        <w:rPr>
          <w:rStyle w:val="SectionNumber"/>
        </w:rPr>
        <w:t>4.5</w:t>
      </w:r>
      <w:r>
        <w:tab/>
        <w:t>Correlation with respiratory diseases in 2020-21</w:t>
      </w:r>
    </w:p>
    <w:p w14:paraId="14AB70DD" w14:textId="7D0C423F" w:rsidR="005D6975" w:rsidRDefault="00000000">
      <w:pPr>
        <w:pStyle w:val="FirstParagraph"/>
      </w:pPr>
      <w:r>
        <w:t xml:space="preserve">We examined the temporal correlation between excess mortality from specific causes and excess mortality due to either COVID-19 or other respiratory diseases during 2020–21. For cardiovascular and mental/neurological diseases, we observed positive partial correlations with COVID-19 mortality, reaching nearly </w:t>
      </w:r>
      <w:commentRangeStart w:id="214"/>
      <w:ins w:id="215" w:author="Riou Julien" w:date="2025-10-28T08:27:00Z" w16du:dateUtc="2025-10-28T07:27:00Z">
        <w:r w:rsidR="008A6B13">
          <w:t>0.</w:t>
        </w:r>
      </w:ins>
      <w:r>
        <w:t>5</w:t>
      </w:r>
      <w:del w:id="216" w:author="Riou Julien" w:date="2025-10-28T08:27:00Z" w16du:dateUtc="2025-10-28T07:27:00Z">
        <w:r w:rsidDel="008A6B13">
          <w:delText>0%</w:delText>
        </w:r>
      </w:del>
      <w:commentRangeEnd w:id="214"/>
      <w:r w:rsidR="008A6B13">
        <w:rPr>
          <w:rStyle w:val="CommentReference"/>
        </w:rPr>
        <w:commentReference w:id="214"/>
      </w:r>
      <w:r>
        <w:t xml:space="preserve"> among individuals aged 80 and over (Fig 5 and Fig S11). Similar correlations were also found with other respiratory diseases, reflecting the high correlations inferred by the model for the </w:t>
      </w:r>
      <w:proofErr w:type="spellStart"/>
      <w:r>
        <w:t>prepandemic</w:t>
      </w:r>
      <w:proofErr w:type="spellEnd"/>
      <w:r>
        <w:t xml:space="preserve"> period 2011-2019. The strongest correlations with COVID-19 were seen at lags of 1 to 3 weeks, meaning that COVID-19-related excess deaths happened </w:t>
      </w:r>
      <w:del w:id="217" w:author="Riou Julien" w:date="2025-10-28T08:31:00Z" w16du:dateUtc="2025-10-28T07:31:00Z">
        <w:r w:rsidDel="008A6B13">
          <w:delText xml:space="preserve">around the same time as, but </w:delText>
        </w:r>
      </w:del>
      <w:r>
        <w:t>slightly after</w:t>
      </w:r>
      <w:del w:id="218" w:author="Riou Julien" w:date="2025-10-28T08:31:00Z" w16du:dateUtc="2025-10-28T07:31:00Z">
        <w:r w:rsidDel="008A6B13">
          <w:delText>,</w:delText>
        </w:r>
      </w:del>
      <w:r>
        <w:t xml:space="preserve"> those from cardiovascular or mental/neurological causes. In contrast, we observed </w:t>
      </w:r>
      <w:del w:id="219" w:author="Riou Julien" w:date="2025-10-28T08:32:00Z" w16du:dateUtc="2025-10-28T07:32:00Z">
        <w:r w:rsidDel="008A6B13">
          <w:delText xml:space="preserve">slightly </w:delText>
        </w:r>
      </w:del>
      <w:r>
        <w:t>negative correlations between cancer and COVID-19 mortality, particularly among those aged 65–79.</w:t>
      </w:r>
    </w:p>
    <w:p w14:paraId="10158BE1" w14:textId="77777777" w:rsidR="005D6975" w:rsidRDefault="00000000">
      <w:r>
        <w:br w:type="page"/>
      </w:r>
    </w:p>
    <w:p w14:paraId="25A3F60E" w14:textId="77777777" w:rsidR="005D6975" w:rsidRDefault="00000000">
      <w:pPr>
        <w:pStyle w:val="Heading1"/>
      </w:pPr>
      <w:bookmarkStart w:id="220" w:name="discussion"/>
      <w:bookmarkEnd w:id="167"/>
      <w:bookmarkEnd w:id="213"/>
      <w:r>
        <w:rPr>
          <w:rStyle w:val="SectionNumber"/>
        </w:rPr>
        <w:lastRenderedPageBreak/>
        <w:t>5</w:t>
      </w:r>
      <w:r>
        <w:tab/>
        <w:t>Discussion</w:t>
      </w:r>
    </w:p>
    <w:p w14:paraId="1E233D39" w14:textId="77777777" w:rsidR="005D6975" w:rsidRDefault="00000000">
      <w:pPr>
        <w:pStyle w:val="Heading2"/>
      </w:pPr>
      <w:bookmarkStart w:id="221" w:name="summary"/>
      <w:r>
        <w:rPr>
          <w:rStyle w:val="SectionNumber"/>
        </w:rPr>
        <w:t>5.1</w:t>
      </w:r>
      <w:r>
        <w:tab/>
        <w:t>Summary</w:t>
      </w:r>
    </w:p>
    <w:p w14:paraId="48F067C8" w14:textId="1198137D" w:rsidR="005D6975" w:rsidRDefault="00000000">
      <w:pPr>
        <w:pStyle w:val="FirstParagraph"/>
      </w:pPr>
      <w:r>
        <w:t xml:space="preserve">We modelled cause-specific mortality trends in Switzerland from 2011 to 2019 to assess excess mortality during the COVID-19 pandemic in 2020–2021. Compared with the </w:t>
      </w:r>
      <w:proofErr w:type="spellStart"/>
      <w:r>
        <w:t>prepandemic</w:t>
      </w:r>
      <w:proofErr w:type="spellEnd"/>
      <w:r>
        <w:t xml:space="preserve"> baseline, we identified several disruptions in mortality patterns. Cardiovascular deaths rose temporarily during COVID-19 waves, especially among people aged 65 years and older. By contrast, respiratory-disease mortality declined consistently throughout the pandemic. Among older adults, deaths attributed to mental/neurological diseases and to cancer fell below expectation</w:t>
      </w:r>
      <w:del w:id="222" w:author="Riou Julien" w:date="2025-10-28T08:33:00Z" w16du:dateUtc="2025-10-28T07:33:00Z">
        <w:r w:rsidDel="006638EA">
          <w:delText>, but mainly</w:delText>
        </w:r>
      </w:del>
      <w:r>
        <w:t xml:space="preserve"> in 2021. These deficits were more than offset by COVID-19 deaths, resulting in </w:t>
      </w:r>
      <w:del w:id="223" w:author="Riou Julien" w:date="2025-10-28T08:34:00Z" w16du:dateUtc="2025-10-28T07:34:00Z">
        <w:r w:rsidDel="006638EA">
          <w:delText xml:space="preserve">persistent </w:delText>
        </w:r>
      </w:del>
      <w:ins w:id="224" w:author="Riou Julien" w:date="2025-10-28T08:34:00Z" w16du:dateUtc="2025-10-28T07:34:00Z">
        <w:r w:rsidR="006638EA">
          <w:t xml:space="preserve">overall </w:t>
        </w:r>
      </w:ins>
      <w:r>
        <w:t xml:space="preserve">all-cause excess mortality. These shifts likely reflect a combination of mechanisms, including mortality displacement, competing risks, and reduced circulation of other pathogens due to public-health measures. </w:t>
      </w:r>
    </w:p>
    <w:p w14:paraId="49CA46B6" w14:textId="77777777" w:rsidR="005D6975" w:rsidRDefault="00000000">
      <w:pPr>
        <w:pStyle w:val="Heading2"/>
      </w:pPr>
      <w:bookmarkStart w:id="225" w:name="Xacf3f3f9a295da438b4923d264beecd65af4f57"/>
      <w:bookmarkEnd w:id="221"/>
      <w:r>
        <w:rPr>
          <w:rStyle w:val="SectionNumber"/>
        </w:rPr>
        <w:t>5.2</w:t>
      </w:r>
      <w:r>
        <w:tab/>
        <w:t>Potential explanations for the observed patterns: 4 types of disruption</w:t>
      </w:r>
    </w:p>
    <w:p w14:paraId="700792E6" w14:textId="4762B1BD" w:rsidR="005D6975" w:rsidRDefault="00000000">
      <w:pPr>
        <w:pStyle w:val="FirstParagraph"/>
      </w:pPr>
      <w:r>
        <w:t>Four broad disruptions could explain the observed patterns. First, under-ascertainment of COVID-19 deaths inflated the counts attributed to other causes. Modelling work</w:t>
      </w:r>
      <w:ins w:id="226" w:author="Riou Julien" w:date="2025-10-28T08:35:00Z" w16du:dateUtc="2025-10-28T07:35:00Z">
        <w:r w:rsidR="006638EA">
          <w:t xml:space="preserve"> </w:t>
        </w:r>
      </w:ins>
      <w:del w:id="227" w:author="Riou Julien" w:date="2025-10-28T08:35:00Z" w16du:dateUtc="2025-10-28T07:35:00Z">
        <w:r w:rsidDel="006638EA">
          <w:delText xml:space="preserve"> by Riou et al. </w:delText>
        </w:r>
      </w:del>
      <w:r>
        <w:t xml:space="preserve">suggests that </w:t>
      </w:r>
      <w:commentRangeStart w:id="228"/>
      <w:commentRangeStart w:id="229"/>
      <w:r>
        <w:t>only 72% of COVID-19 deaths</w:t>
      </w:r>
      <w:commentRangeEnd w:id="228"/>
      <w:r w:rsidR="00F04BD5">
        <w:rPr>
          <w:rStyle w:val="CommentReference"/>
        </w:rPr>
        <w:commentReference w:id="228"/>
      </w:r>
      <w:commentRangeEnd w:id="229"/>
      <w:r w:rsidR="006638EA">
        <w:rPr>
          <w:rStyle w:val="CommentReference"/>
        </w:rPr>
        <w:commentReference w:id="229"/>
      </w:r>
      <w:r>
        <w:t xml:space="preserve"> were </w:t>
      </w:r>
      <w:del w:id="230" w:author="Riou Julien" w:date="2025-10-28T08:49:00Z" w16du:dateUtc="2025-10-28T07:49:00Z">
        <w:r w:rsidDel="00710D5C">
          <w:delText xml:space="preserve">certified </w:delText>
        </w:r>
      </w:del>
      <w:ins w:id="231" w:author="Riou Julien" w:date="2025-10-28T08:49:00Z" w16du:dateUtc="2025-10-28T07:49:00Z">
        <w:r w:rsidR="00710D5C">
          <w:t xml:space="preserve">identified </w:t>
        </w:r>
      </w:ins>
      <w:r>
        <w:t>as such in Switzerland during 2020-21, with even lower proportions in epidemic peaks [6]. Because infection with SARS-CoV-2 can trigger cardiovascular complications</w:t>
      </w:r>
      <w:del w:id="232" w:author="Riou Julien" w:date="2025-10-28T08:37:00Z" w16du:dateUtc="2025-10-28T07:37:00Z">
        <w:r w:rsidDel="006638EA">
          <w:delText>,</w:delText>
        </w:r>
      </w:del>
      <w:r>
        <w:t xml:space="preserve"> through inflammation, thrombosis, and direct cardiac injury, </w:t>
      </w:r>
      <w:del w:id="233" w:author="Riou Julien" w:date="2025-10-28T08:37:00Z" w16du:dateUtc="2025-10-28T07:37:00Z">
        <w:r w:rsidDel="006638EA">
          <w:delText xml:space="preserve">misclassified COVID-19 </w:delText>
        </w:r>
      </w:del>
      <w:r>
        <w:t>deaths</w:t>
      </w:r>
      <w:ins w:id="234" w:author="Riou Julien" w:date="2025-10-28T08:38:00Z" w16du:dateUtc="2025-10-28T07:38:00Z">
        <w:r w:rsidR="006638EA">
          <w:t xml:space="preserve"> with COVID-19 as an unrecognized concomitant cause</w:t>
        </w:r>
      </w:ins>
      <w:r>
        <w:t xml:space="preserve"> likely contributed to the cardiovascular excesses seen in autumn 2020 and autumn 2021. </w:t>
      </w:r>
    </w:p>
    <w:p w14:paraId="6D9B7923" w14:textId="6F455311" w:rsidR="005D6975" w:rsidRDefault="00000000">
      <w:pPr>
        <w:pStyle w:val="BodyText"/>
      </w:pPr>
      <w:r>
        <w:t xml:space="preserve">Second, sequelae of SARS-CoV-2 infection may increase </w:t>
      </w:r>
      <w:ins w:id="235" w:author="Riou Julien" w:date="2025-10-28T08:38:00Z" w16du:dateUtc="2025-10-28T07:38:00Z">
        <w:r w:rsidR="006638EA">
          <w:t xml:space="preserve">other </w:t>
        </w:r>
      </w:ins>
      <w:r>
        <w:t xml:space="preserve">cause-specific mortality. Cohort studies have documented a higher individual risk of delayed complications—particularly cardiovascular events—months after infection [16], [17]. Population-level analyses show that these </w:t>
      </w:r>
      <w:del w:id="236" w:author="Riou Julien" w:date="2025-10-28T08:46:00Z" w16du:dateUtc="2025-10-28T07:46:00Z">
        <w:r w:rsidDel="00710D5C">
          <w:delText xml:space="preserve">late </w:delText>
        </w:r>
      </w:del>
      <w:ins w:id="237" w:author="Riou Julien" w:date="2025-10-28T08:46:00Z" w16du:dateUtc="2025-10-28T07:46:00Z">
        <w:r w:rsidR="00710D5C">
          <w:t xml:space="preserve">delayed </w:t>
        </w:r>
      </w:ins>
      <w:r>
        <w:t xml:space="preserve">effects contributed to sustained excess cardiovascular mortality in 2021 in countries such as the United States [4] and the United Kingdom [18]. Such effects are difficult to detect in the </w:t>
      </w:r>
      <w:del w:id="238" w:author="Riou Julien" w:date="2025-10-28T08:46:00Z" w16du:dateUtc="2025-10-28T07:46:00Z">
        <w:r w:rsidDel="00710D5C">
          <w:delText xml:space="preserve">comparatively </w:delText>
        </w:r>
      </w:del>
      <w:ins w:id="239" w:author="Riou Julien" w:date="2025-10-28T08:46:00Z" w16du:dateUtc="2025-10-28T07:46:00Z">
        <w:r w:rsidR="00710D5C">
          <w:t xml:space="preserve">relatively </w:t>
        </w:r>
      </w:ins>
      <w:r>
        <w:t>healthy Swiss population and may overlap with other disruptions—such as misclassified COVID-19 deaths or mortality displacement—complicating interpretation</w:t>
      </w:r>
      <w:ins w:id="240" w:author="Riou Julien" w:date="2025-10-28T08:47:00Z" w16du:dateUtc="2025-10-28T07:47:00Z">
        <w:r w:rsidR="00710D5C">
          <w:t>s</w:t>
        </w:r>
      </w:ins>
      <w:r>
        <w:t>.</w:t>
      </w:r>
    </w:p>
    <w:p w14:paraId="00833006" w14:textId="179D91C1" w:rsidR="005D6975" w:rsidRDefault="00000000">
      <w:pPr>
        <w:pStyle w:val="BodyText"/>
      </w:pPr>
      <w:r>
        <w:t xml:space="preserve">Third, mortality displacement, i.e., when deaths occur earlier than they would have in the absence of the COVID-19 pandemic, partly explains the deficit in mortality </w:t>
      </w:r>
      <w:ins w:id="241" w:author="Riou Julien" w:date="2025-10-28T08:50:00Z" w16du:dateUtc="2025-10-28T07:50:00Z">
        <w:r w:rsidR="00710D5C">
          <w:t xml:space="preserve">from other causes </w:t>
        </w:r>
      </w:ins>
      <w:r>
        <w:t xml:space="preserve">observed during the first part of 2021. The clearest signal appears in mental and neurological disorders: among people aged 65 and over, deaths remained below baseline for several weeks after the autumn 2020 and winter 2020-21 COVID-19 waves. Nordic countries </w:t>
      </w:r>
      <w:del w:id="242" w:author="Riou Julien" w:date="2025-10-28T09:12:00Z" w16du:dateUtc="2025-10-28T08:12:00Z">
        <w:r w:rsidDel="00572C23">
          <w:delText xml:space="preserve">show </w:delText>
        </w:r>
      </w:del>
      <w:ins w:id="243" w:author="Riou Julien" w:date="2025-10-28T09:12:00Z" w16du:dateUtc="2025-10-28T08:12:00Z">
        <w:r w:rsidR="00572C23">
          <w:t xml:space="preserve">have seen </w:t>
        </w:r>
      </w:ins>
      <w:r>
        <w:t xml:space="preserve">a similar “harvesting” pattern: some individuals with dementia died during COVID-19 waves rather than later, leaving fewer dementia deaths afterward [11]. While displacement can persist for months in slowly progressing disorders such as dementia, its impact may appear almost immediately when remaining life expectancy is short, as in advanced cancers. Using multiple cause </w:t>
      </w:r>
      <w:del w:id="244" w:author="Riou Julien" w:date="2025-10-28T08:50:00Z" w16du:dateUtc="2025-10-28T07:50:00Z">
        <w:r w:rsidDel="00710D5C">
          <w:delText xml:space="preserve">(MC) </w:delText>
        </w:r>
      </w:del>
      <w:r>
        <w:t xml:space="preserve">death data, we found that the </w:t>
      </w:r>
      <w:del w:id="245" w:author="Riou Julien" w:date="2025-10-28T09:13:00Z" w16du:dateUtc="2025-10-28T08:13:00Z">
        <w:r w:rsidDel="00572C23">
          <w:delText xml:space="preserve">apparent </w:delText>
        </w:r>
      </w:del>
      <w:ins w:id="246" w:author="Riou Julien" w:date="2025-10-28T09:13:00Z" w16du:dateUtc="2025-10-28T08:13:00Z">
        <w:r w:rsidR="00572C23">
          <w:t xml:space="preserve">observed </w:t>
        </w:r>
      </w:ins>
      <w:r>
        <w:t>decline in cancer deaths at the end of 2020 was offset by an increase in cancer patients dying from other causes, mainly COVID-19, suggesting displacement from cancer to COVID-19 due to competing risks. This interpretation was supported by the analysis stratifying cancers by survival</w:t>
      </w:r>
      <w:ins w:id="247" w:author="Riou Julien" w:date="2025-10-28T09:14:00Z" w16du:dateUtc="2025-10-28T08:14:00Z">
        <w:r w:rsidR="00572C23">
          <w:t xml:space="preserve"> risk</w:t>
        </w:r>
      </w:ins>
      <w:r>
        <w:t>, which showed lower increase in mortality among individuals with low-survival cancers, where the risks of dying from cancer or COVID-19 directly compete. Such results have also been reproduced theoretically through simulation-based modelling work [19]. Finally, the observed negative correlation between cancer</w:t>
      </w:r>
      <w:ins w:id="248" w:author="Riou Julien" w:date="2025-10-28T09:14:00Z" w16du:dateUtc="2025-10-28T08:14:00Z">
        <w:r w:rsidR="00572C23">
          <w:t>-related</w:t>
        </w:r>
      </w:ins>
      <w:r>
        <w:t xml:space="preserve"> excess mortality and COVID-19 deaths, which was also reported spatially across US states, further supports this interpretation [20].</w:t>
      </w:r>
    </w:p>
    <w:p w14:paraId="43D616D8" w14:textId="36EDC6F2" w:rsidR="005D6975" w:rsidRDefault="00000000">
      <w:pPr>
        <w:pStyle w:val="BodyText"/>
      </w:pPr>
      <w:r>
        <w:lastRenderedPageBreak/>
        <w:t>Finally, pandemic response—both mandated restrictions and voluntary behavior changes— affected mortality in various ways. Non-pharmaceutical interventions (NPIs) have reduced the circulation of common respiratory pathogens such as influenza, leading to a marked decrease in mortality caused by respiratory diseases in January-February 2021, a period that normally sees peak winter infections. Because respiratory infections can precipitate deaths from other conditions, their absence likely</w:t>
      </w:r>
      <w:ins w:id="249" w:author="Riou Julien" w:date="2025-10-28T09:15:00Z" w16du:dateUtc="2025-10-28T08:15:00Z">
        <w:r w:rsidR="00572C23">
          <w:t xml:space="preserve"> also</w:t>
        </w:r>
      </w:ins>
      <w:r>
        <w:t xml:space="preserve"> reduced mortality from </w:t>
      </w:r>
      <w:ins w:id="250" w:author="Riou Julien" w:date="2025-10-28T09:15:00Z" w16du:dateUtc="2025-10-28T08:15:00Z">
        <w:r w:rsidR="00572C23">
          <w:t xml:space="preserve">other </w:t>
        </w:r>
      </w:ins>
      <w:r>
        <w:t>causes</w:t>
      </w:r>
      <w:del w:id="251" w:author="Riou Julien" w:date="2025-10-28T09:15:00Z" w16du:dateUtc="2025-10-28T08:15:00Z">
        <w:r w:rsidDel="00572C23">
          <w:delText xml:space="preserve"> that depend on them</w:delText>
        </w:r>
      </w:del>
      <w:r>
        <w:t>, especially in adults aged 80 and over</w:t>
      </w:r>
      <w:ins w:id="252" w:author="Riou Julien" w:date="2025-10-28T09:15:00Z" w16du:dateUtc="2025-10-28T08:15:00Z">
        <w:r w:rsidR="00572C23">
          <w:t xml:space="preserve">. </w:t>
        </w:r>
      </w:ins>
      <w:del w:id="253" w:author="Riou Julien" w:date="2025-10-28T09:15:00Z" w16du:dateUtc="2025-10-28T08:15:00Z">
        <w:r w:rsidDel="00572C23">
          <w:delText>;</w:delText>
        </w:r>
      </w:del>
      <w:r>
        <w:t xml:space="preserve"> </w:t>
      </w:r>
      <w:ins w:id="254" w:author="Riou Julien" w:date="2025-10-28T09:15:00Z" w16du:dateUtc="2025-10-28T08:15:00Z">
        <w:r w:rsidR="00572C23">
          <w:t>T</w:t>
        </w:r>
      </w:ins>
      <w:del w:id="255" w:author="Riou Julien" w:date="2025-10-28T09:15:00Z" w16du:dateUtc="2025-10-28T08:15:00Z">
        <w:r w:rsidDel="00572C23">
          <w:delText>t</w:delText>
        </w:r>
      </w:del>
      <w:r>
        <w:t>his mechanism may account for the mental- and neurological-disease</w:t>
      </w:r>
      <w:ins w:id="256" w:author="Riou Julien" w:date="2025-10-28T09:16:00Z" w16du:dateUtc="2025-10-28T08:16:00Z">
        <w:r w:rsidR="00572C23">
          <w:t xml:space="preserve">-related </w:t>
        </w:r>
        <w:proofErr w:type="spellStart"/>
        <w:r w:rsidR="00572C23">
          <w:t>death</w:t>
        </w:r>
      </w:ins>
      <w:del w:id="257" w:author="Riou Julien" w:date="2025-10-28T09:16:00Z" w16du:dateUtc="2025-10-28T08:16:00Z">
        <w:r w:rsidDel="00572C23">
          <w:delText xml:space="preserve"> </w:delText>
        </w:r>
      </w:del>
      <w:r>
        <w:t>deficits</w:t>
      </w:r>
      <w:proofErr w:type="spellEnd"/>
      <w:r>
        <w:t xml:space="preserve"> observed in early 2021 among the 65–79 and 80 + age groups. On the other hand, the implementation of NPIs has been also used to explain the slight decrease in mortality </w:t>
      </w:r>
      <w:del w:id="258" w:author="Riou Julien" w:date="2025-10-28T09:20:00Z" w16du:dateUtc="2025-10-28T08:20:00Z">
        <w:r w:rsidDel="007635BD">
          <w:delText xml:space="preserve">due </w:delText>
        </w:r>
      </w:del>
      <w:ins w:id="259" w:author="Riou Julien" w:date="2025-10-28T09:20:00Z" w16du:dateUtc="2025-10-28T08:20:00Z">
        <w:r w:rsidR="007635BD">
          <w:t>attri</w:t>
        </w:r>
      </w:ins>
      <w:ins w:id="260" w:author="Riou Julien" w:date="2025-10-28T09:21:00Z" w16du:dateUtc="2025-10-28T08:21:00Z">
        <w:r w:rsidR="007635BD">
          <w:t>buted</w:t>
        </w:r>
      </w:ins>
      <w:ins w:id="261" w:author="Riou Julien" w:date="2025-10-28T09:20:00Z" w16du:dateUtc="2025-10-28T08:20:00Z">
        <w:r w:rsidR="007635BD">
          <w:t xml:space="preserve"> </w:t>
        </w:r>
      </w:ins>
      <w:r>
        <w:t xml:space="preserve">to cancer during </w:t>
      </w:r>
      <w:ins w:id="262" w:author="Riou Julien" w:date="2025-10-28T09:19:00Z" w16du:dateUtc="2025-10-28T08:19:00Z">
        <w:r w:rsidR="00572C23">
          <w:t xml:space="preserve">the </w:t>
        </w:r>
      </w:ins>
      <w:r>
        <w:t>COVID-19</w:t>
      </w:r>
      <w:ins w:id="263" w:author="Riou Julien" w:date="2025-10-28T09:19:00Z" w16du:dateUtc="2025-10-28T08:19:00Z">
        <w:r w:rsidR="00572C23">
          <w:t xml:space="preserve"> pandemic</w:t>
        </w:r>
      </w:ins>
      <w:ins w:id="264" w:author="Riou Julien" w:date="2025-10-28T09:20:00Z" w16du:dateUtc="2025-10-28T08:20:00Z">
        <w:r w:rsidR="00572C23">
          <w:t xml:space="preserve"> due to delays in diagnosis</w:t>
        </w:r>
      </w:ins>
      <w:del w:id="265" w:author="Riou Julien" w:date="2025-10-28T09:19:00Z" w16du:dateUtc="2025-10-28T08:19:00Z">
        <w:r w:rsidDel="00572C23">
          <w:delText>, e.g.,</w:delText>
        </w:r>
      </w:del>
      <w:r>
        <w:t xml:space="preserve"> observed in the UK [3], </w:t>
      </w:r>
      <w:del w:id="266" w:author="Riou Julien" w:date="2025-10-28T09:17:00Z" w16du:dateUtc="2025-10-28T08:17:00Z">
        <w:r w:rsidDel="00572C23">
          <w:delText xml:space="preserve">by delaying </w:delText>
        </w:r>
      </w:del>
      <w:del w:id="267" w:author="Riou Julien" w:date="2025-10-28T09:19:00Z" w16du:dateUtc="2025-10-28T08:19:00Z">
        <w:r w:rsidDel="00572C23">
          <w:delText>diagnosis</w:delText>
        </w:r>
      </w:del>
      <w:r>
        <w:t xml:space="preserve">. However, this effect is unlikely in Switzerland, where oncology care </w:t>
      </w:r>
      <w:del w:id="268" w:author="Riou Julien" w:date="2025-10-28T09:20:00Z" w16du:dateUtc="2025-10-28T08:20:00Z">
        <w:r w:rsidDel="00572C23">
          <w:delText xml:space="preserve">stayed </w:delText>
        </w:r>
      </w:del>
      <w:ins w:id="269" w:author="Riou Julien" w:date="2025-10-28T09:20:00Z" w16du:dateUtc="2025-10-28T08:20:00Z">
        <w:r w:rsidR="00572C23">
          <w:t xml:space="preserve">remained </w:t>
        </w:r>
      </w:ins>
      <w:r>
        <w:t xml:space="preserve">accessible and control measures remained </w:t>
      </w:r>
      <w:ins w:id="270" w:author="Riou Julien" w:date="2025-10-28T09:21:00Z" w16du:dateUtc="2025-10-28T08:21:00Z">
        <w:r w:rsidR="007635BD">
          <w:t>comparatively less stringent</w:t>
        </w:r>
      </w:ins>
      <w:del w:id="271" w:author="Riou Julien" w:date="2025-10-28T09:21:00Z" w16du:dateUtc="2025-10-28T08:21:00Z">
        <w:r w:rsidDel="007635BD">
          <w:delText>moderate</w:delText>
        </w:r>
      </w:del>
      <w:r>
        <w:t xml:space="preserve"> [21]. </w:t>
      </w:r>
    </w:p>
    <w:p w14:paraId="07372CF2" w14:textId="77777777" w:rsidR="005D6975" w:rsidRDefault="00000000">
      <w:pPr>
        <w:pStyle w:val="Heading2"/>
      </w:pPr>
      <w:bookmarkStart w:id="272" w:name="cross-cause-correlation"/>
      <w:bookmarkEnd w:id="225"/>
      <w:r>
        <w:rPr>
          <w:rStyle w:val="SectionNumber"/>
        </w:rPr>
        <w:t>5.3</w:t>
      </w:r>
      <w:r>
        <w:tab/>
        <w:t>Cross-cause correlation</w:t>
      </w:r>
    </w:p>
    <w:p w14:paraId="6AC40200" w14:textId="35B40589" w:rsidR="005D6975" w:rsidRDefault="00000000">
      <w:pPr>
        <w:pStyle w:val="FirstParagraph"/>
      </w:pPr>
      <w:r>
        <w:t xml:space="preserve">Our multivariate model reveals two layers of pre-2020 cause-specific mortality correlation: first, most causes share a winter peak across age groups; second, even after removing this seasonal component, excess deaths from respiratory, cardiovascular, and mental-neurological diseases remain tightly coupled. The correlation is highest in winters with the largest influenza epidemics, implying that a substantial share of the apparent cardiovascular excess is </w:t>
      </w:r>
      <w:del w:id="273" w:author="Riou Julien" w:date="2025-10-28T09:22:00Z" w16du:dateUtc="2025-10-28T08:22:00Z">
        <w:r w:rsidDel="00E14903">
          <w:delText xml:space="preserve">actually </w:delText>
        </w:r>
      </w:del>
      <w:r>
        <w:t xml:space="preserve">infection-related (either </w:t>
      </w:r>
      <w:ins w:id="274" w:author="Riou Julien" w:date="2025-10-28T09:23:00Z" w16du:dateUtc="2025-10-28T08:23:00Z">
        <w:r w:rsidR="00E14903">
          <w:t xml:space="preserve">through </w:t>
        </w:r>
      </w:ins>
      <w:r>
        <w:t>biologically triggered events or misclassifi</w:t>
      </w:r>
      <w:ins w:id="275" w:author="Riou Julien" w:date="2025-10-28T09:23:00Z" w16du:dateUtc="2025-10-28T08:23:00Z">
        <w:r w:rsidR="00E14903">
          <w:t>cation</w:t>
        </w:r>
      </w:ins>
      <w:del w:id="276" w:author="Riou Julien" w:date="2025-10-28T09:23:00Z" w16du:dateUtc="2025-10-28T08:23:00Z">
        <w:r w:rsidDel="00E14903">
          <w:delText>ed deaths</w:delText>
        </w:r>
      </w:del>
      <w:r>
        <w:t>) [22], [23]. While extreme weather or pollution could still contribute, previous studies have suggested that they only explain a minor fraction of the observed excess mortality</w:t>
      </w:r>
      <w:ins w:id="277" w:author="Riou Julien" w:date="2025-10-28T09:23:00Z" w16du:dateUtc="2025-10-28T08:23:00Z">
        <w:r w:rsidR="00E14903">
          <w:t xml:space="preserve"> [REF]</w:t>
        </w:r>
      </w:ins>
      <w:r>
        <w:t>. Evidence from 2020-21 reinforces this assumption, as excess cardiovascular and mental/neurological deaths correlate with both COVID-19 and non-COVID</w:t>
      </w:r>
      <w:ins w:id="278" w:author="Riou Julien" w:date="2025-10-28T09:24:00Z" w16du:dateUtc="2025-10-28T08:24:00Z">
        <w:r w:rsidR="00E14903">
          <w:t>-19</w:t>
        </w:r>
      </w:ins>
      <w:r>
        <w:t xml:space="preserve"> respiratory excesses during a period when mortality patterns were disrupted. In this context, the COVID-19 disruption served as a natural experiment, as COVID-19 wave</w:t>
      </w:r>
      <w:ins w:id="279" w:author="Riou Julien" w:date="2025-10-28T09:24:00Z" w16du:dateUtc="2025-10-28T08:24:00Z">
        <w:r w:rsidR="00E14903">
          <w:t>s</w:t>
        </w:r>
      </w:ins>
      <w:r>
        <w:t xml:space="preserve"> occurred at unusual periods for a respiratory disease and flu waves were almost non-existent in winter 2020-21. While the exact mechanisms need to be investigated in more depth, this suggests that the contribution of respiratory pathogens on overall mortality</w:t>
      </w:r>
      <w:ins w:id="280" w:author="Riou Julien" w:date="2025-10-28T09:24:00Z" w16du:dateUtc="2025-10-28T08:24:00Z">
        <w:r w:rsidR="00E14903">
          <w:t xml:space="preserve"> has been</w:t>
        </w:r>
      </w:ins>
      <w:del w:id="281" w:author="Riou Julien" w:date="2025-10-28T09:24:00Z" w16du:dateUtc="2025-10-28T08:24:00Z">
        <w:r w:rsidDel="00E14903">
          <w:delText xml:space="preserve"> remained</w:delText>
        </w:r>
      </w:del>
      <w:r>
        <w:t xml:space="preserve"> underestimated.</w:t>
      </w:r>
    </w:p>
    <w:p w14:paraId="7C8D9BC7" w14:textId="77777777" w:rsidR="005D6975" w:rsidRDefault="00000000">
      <w:pPr>
        <w:pStyle w:val="Heading2"/>
      </w:pPr>
      <w:bookmarkStart w:id="282" w:name="strengths-limitations-and-perspectives"/>
      <w:bookmarkEnd w:id="272"/>
      <w:r>
        <w:rPr>
          <w:rStyle w:val="SectionNumber"/>
        </w:rPr>
        <w:t>5.4</w:t>
      </w:r>
      <w:r>
        <w:tab/>
        <w:t>Strengths, limitations and perspectives</w:t>
      </w:r>
    </w:p>
    <w:p w14:paraId="5F9E2311" w14:textId="6796B4C0" w:rsidR="005D6975" w:rsidRDefault="00000000">
      <w:pPr>
        <w:pStyle w:val="FirstParagraph"/>
      </w:pPr>
      <w:r>
        <w:t xml:space="preserve">The study has several strengths. We </w:t>
      </w:r>
      <w:del w:id="283" w:author="Riou Julien" w:date="2025-10-28T10:59:00Z" w16du:dateUtc="2025-10-28T09:59:00Z">
        <w:r w:rsidDel="00F9669F">
          <w:delText xml:space="preserve">exploited </w:delText>
        </w:r>
      </w:del>
      <w:ins w:id="284" w:author="Riou Julien" w:date="2025-10-28T10:59:00Z" w16du:dateUtc="2025-10-28T09:59:00Z">
        <w:r w:rsidR="00F9669F">
          <w:t xml:space="preserve">studied </w:t>
        </w:r>
      </w:ins>
      <w:r>
        <w:t xml:space="preserve">the COVID-19 disruption, which temporarily decoupled normally synchronized causes of death, to </w:t>
      </w:r>
      <w:del w:id="285" w:author="Riou Julien" w:date="2025-10-28T10:59:00Z" w16du:dateUtc="2025-10-28T09:59:00Z">
        <w:r w:rsidDel="00F9669F">
          <w:delText xml:space="preserve">probe </w:delText>
        </w:r>
      </w:del>
      <w:ins w:id="286" w:author="Riou Julien" w:date="2025-10-28T10:59:00Z" w16du:dateUtc="2025-10-28T09:59:00Z">
        <w:r w:rsidR="00F9669F">
          <w:t xml:space="preserve">consider </w:t>
        </w:r>
      </w:ins>
      <w:r>
        <w:t xml:space="preserve">how they are linked. We built a multi-dimensional Bayesian model that captures population change, </w:t>
      </w:r>
      <w:del w:id="287" w:author="Riou Julien" w:date="2025-10-28T11:00:00Z" w16du:dateUtc="2025-10-28T10:00:00Z">
        <w:r w:rsidDel="00F9669F">
          <w:delText>long</w:delText>
        </w:r>
      </w:del>
      <w:ins w:id="288" w:author="Riou Julien" w:date="2025-10-28T11:00:00Z" w16du:dateUtc="2025-10-28T10:00:00Z">
        <w:r w:rsidR="00F9669F">
          <w:t>medium</w:t>
        </w:r>
      </w:ins>
      <w:r>
        <w:t xml:space="preserve">-term trends, seasonal patterns, and cross-cause correlation. Gaussian processes give this model more flexibility than generalized linear models with splines or seasonal ARIMA, resulting in sharper estimates </w:t>
      </w:r>
      <w:del w:id="289" w:author="Riou Julien" w:date="2025-10-28T11:13:00Z" w16du:dateUtc="2025-10-28T10:13:00Z">
        <w:r w:rsidDel="001B3073">
          <w:delText xml:space="preserve">and </w:delText>
        </w:r>
      </w:del>
      <w:del w:id="290" w:author="Riou Julien" w:date="2025-10-28T11:00:00Z" w16du:dateUtc="2025-10-28T10:00:00Z">
        <w:r w:rsidDel="00F9669F">
          <w:delText xml:space="preserve">more realistic </w:delText>
        </w:r>
      </w:del>
      <w:del w:id="291" w:author="Riou Julien" w:date="2025-10-28T11:13:00Z" w16du:dateUtc="2025-10-28T10:13:00Z">
        <w:r w:rsidDel="001B3073">
          <w:delText xml:space="preserve">uncertainty </w:delText>
        </w:r>
      </w:del>
      <w:r>
        <w:t>[4], [8]</w:t>
      </w:r>
      <w:proofErr w:type="gramStart"/>
      <w:r>
        <w:t>–[</w:t>
      </w:r>
      <w:proofErr w:type="gramEnd"/>
      <w:r>
        <w:t xml:space="preserve">11], [24]. </w:t>
      </w:r>
      <w:commentRangeStart w:id="292"/>
      <w:r>
        <w:t>Other approaches that have formally modeled cross-cause correlation, used tensors or multi-cause Gaussian processes, but their complexity often prevents a clear understanding of how cause-specific mortalities are related [7], [25].</w:t>
      </w:r>
      <w:commentRangeEnd w:id="292"/>
      <w:r w:rsidR="001B3073">
        <w:rPr>
          <w:rStyle w:val="CommentReference"/>
        </w:rPr>
        <w:commentReference w:id="292"/>
      </w:r>
      <w:r>
        <w:t xml:space="preserve"> Our Bayesian framework explicitly propagates uncertainty, a critical feature when excess-mortality estimates depend on counterfactual predictions. The analysis also benefits from Switzerland’s high-quality death-certificate data, which follow consistent coding guidelines and achieve near-complete coverage. Weekly aggregation preserves </w:t>
      </w:r>
      <w:ins w:id="293" w:author="Riou Julien" w:date="2025-10-28T11:14:00Z" w16du:dateUtc="2025-10-28T10:14:00Z">
        <w:r w:rsidR="001B3073">
          <w:t xml:space="preserve">high </w:t>
        </w:r>
      </w:ins>
      <w:r>
        <w:t xml:space="preserve">temporal granularity and </w:t>
      </w:r>
      <w:del w:id="294" w:author="Riou Julien" w:date="2025-10-28T11:14:00Z" w16du:dateUtc="2025-10-28T10:14:00Z">
        <w:r w:rsidDel="001B3073">
          <w:delText xml:space="preserve">allows </w:delText>
        </w:r>
      </w:del>
      <w:ins w:id="295" w:author="Riou Julien" w:date="2025-10-28T11:14:00Z" w16du:dateUtc="2025-10-28T10:14:00Z">
        <w:r w:rsidR="001B3073">
          <w:t xml:space="preserve">allowed </w:t>
        </w:r>
      </w:ins>
      <w:r>
        <w:t>us to detect fine-scale synchrony between causes.</w:t>
      </w:r>
    </w:p>
    <w:p w14:paraId="50B43418" w14:textId="0E72FB8A" w:rsidR="005D6975" w:rsidRDefault="00000000">
      <w:pPr>
        <w:pStyle w:val="BodyText"/>
      </w:pPr>
      <w:r>
        <w:t xml:space="preserve">The study also has limitations. First, most analyses rely solely on the </w:t>
      </w:r>
      <w:ins w:id="296" w:author="Riou Julien" w:date="2025-10-28T11:14:00Z" w16du:dateUtc="2025-10-28T10:14:00Z">
        <w:r w:rsidR="001B3073">
          <w:t xml:space="preserve">unique </w:t>
        </w:r>
      </w:ins>
      <w:r>
        <w:t xml:space="preserve">underlying cause of death, which may overlook mechanisms such as mortality displacement or competing risks. The </w:t>
      </w:r>
      <w:ins w:id="297" w:author="Riou Julien" w:date="2025-10-28T11:15:00Z" w16du:dateUtc="2025-10-28T10:15:00Z">
        <w:r w:rsidR="001B3073">
          <w:lastRenderedPageBreak/>
          <w:t xml:space="preserve">additional analysis focusing on </w:t>
        </w:r>
      </w:ins>
      <w:r>
        <w:t xml:space="preserve">cancer </w:t>
      </w:r>
      <w:del w:id="298" w:author="Riou Julien" w:date="2025-10-28T11:15:00Z" w16du:dateUtc="2025-10-28T10:15:00Z">
        <w:r w:rsidDel="001B3073">
          <w:delText xml:space="preserve">example </w:delText>
        </w:r>
      </w:del>
      <w:r>
        <w:t xml:space="preserve">illustrates both this limitation and how incorporating multiple cause death data can provide a more complete picture of mortality dynamics. Models explicitly representing these mechanisms can be combined to achieve a more rigorous and integrated quantification of mortality displacement across time and causes. Frailty-survival models capture temporal displacement by accounting for unobserved heterogeneity, while competing-risk models capture cross-cause displacement by redistributing deaths among alternatives [5], [26]. Misclassification, however, may persist even with richer cause-of-death information. Second, </w:t>
      </w:r>
      <w:del w:id="299" w:author="Riou Julien" w:date="2025-10-28T11:16:00Z" w16du:dateUtc="2025-10-28T10:16:00Z">
        <w:r w:rsidDel="001B3073">
          <w:delText xml:space="preserve">excess-mortality estimates carry unavoidable uncertainty because they are compared to an unobserved counterfactual baseline. Third, </w:delText>
        </w:r>
      </w:del>
      <w:r>
        <w:t xml:space="preserve">some model assumptions, such as the </w:t>
      </w:r>
      <w:del w:id="300" w:author="Riou Julien" w:date="2025-10-28T11:16:00Z" w16du:dateUtc="2025-10-28T10:16:00Z">
        <w:r w:rsidDel="001B3073">
          <w:delText xml:space="preserve">static </w:delText>
        </w:r>
      </w:del>
      <w:ins w:id="301" w:author="Riou Julien" w:date="2025-10-28T11:16:00Z" w16du:dateUtc="2025-10-28T10:16:00Z">
        <w:r w:rsidR="001B3073">
          <w:t xml:space="preserve">fixed </w:t>
        </w:r>
      </w:ins>
      <w:r>
        <w:t xml:space="preserve">effects across sex, region, and broad age ranges may oversimplify reality. </w:t>
      </w:r>
      <w:del w:id="302" w:author="Riou Julien" w:date="2025-10-28T11:16:00Z" w16du:dateUtc="2025-10-28T10:16:00Z">
        <w:r w:rsidDel="001B3073">
          <w:delText xml:space="preserve">This </w:delText>
        </w:r>
      </w:del>
      <w:ins w:id="303" w:author="Riou Julien" w:date="2025-10-28T11:16:00Z" w16du:dateUtc="2025-10-28T10:16:00Z">
        <w:r w:rsidR="001B3073">
          <w:t xml:space="preserve">It </w:t>
        </w:r>
      </w:ins>
      <w:r>
        <w:t xml:space="preserve">also applies to the estimation of excess mortality in the other causes category, which, by definition, comprises a highly heterogeneous set of conditions. For this reason, we did not present or interpret these results, and the magnitude of the corresponding all-cause excess mortality estimates (Fig. 3) should be interpreted with caution. </w:t>
      </w:r>
      <w:del w:id="304" w:author="Riou Julien" w:date="2025-10-28T11:17:00Z" w16du:dateUtc="2025-10-28T10:17:00Z">
        <w:r w:rsidDel="001B3073">
          <w:delText>Fourth</w:delText>
        </w:r>
      </w:del>
      <w:ins w:id="305" w:author="Riou Julien" w:date="2025-10-28T11:17:00Z" w16du:dateUtc="2025-10-28T10:17:00Z">
        <w:r w:rsidR="001B3073">
          <w:t>Third</w:t>
        </w:r>
      </w:ins>
      <w:r>
        <w:t>, reliance on aggregated data raises the risk of ecological bias: correlations seen at the population level, e.g., between COVID-19 and cardiovascular mortality, do not imply causation for individual cases. Finally, the dataset ends in 2021, limiting our ability to assess the long-term effects of COVID-19 on cause-specific mortality.</w:t>
      </w:r>
    </w:p>
    <w:p w14:paraId="2C3F4C4B" w14:textId="40009E4A" w:rsidR="005D6975" w:rsidRDefault="00000000">
      <w:pPr>
        <w:pStyle w:val="BodyText"/>
        <w:rPr>
          <w:ins w:id="306" w:author="Riou Julien" w:date="2025-10-28T11:18:00Z" w16du:dateUtc="2025-10-28T10:18:00Z"/>
        </w:rPr>
      </w:pPr>
      <w:r>
        <w:t xml:space="preserve">In the future, cause-specific mortality data could serve different purposes. First, it shows how disruption in one cause—such as a respiratory </w:t>
      </w:r>
      <w:ins w:id="307" w:author="Riou Julien" w:date="2025-10-28T11:17:00Z" w16du:dateUtc="2025-10-28T10:17:00Z">
        <w:r w:rsidR="001B3073">
          <w:t xml:space="preserve">virus </w:t>
        </w:r>
      </w:ins>
      <w:r>
        <w:t>epidemic—can cascade into shifts in other mortality patterns, revealing hidden dependencies. Second, incorporating these dependencies to predict all-cause mortality might improve accuracy</w:t>
      </w:r>
      <w:del w:id="308" w:author="Riou Julien" w:date="2025-10-28T11:17:00Z" w16du:dateUtc="2025-10-28T10:17:00Z">
        <w:r w:rsidDel="001B3073">
          <w:delText xml:space="preserve"> [7]</w:delText>
        </w:r>
      </w:del>
      <w:r>
        <w:t xml:space="preserve">. Third, such data could be used to explain the divergences in excess mortality patterns observed between countries during the COVID-19 pandemic. More immediately, several extensions are feasible. We could apply the same framework to other countries to test whether the correlation patterns we observed in Switzerland are </w:t>
      </w:r>
      <w:proofErr w:type="spellStart"/>
      <w:r>
        <w:t>generalisable</w:t>
      </w:r>
      <w:proofErr w:type="spellEnd"/>
      <w:r>
        <w:t>. Further, stratifying the analysis by socio-economic status would allow us to characterize the mortality burden across different levels of vulnerability. Finally, extending the series through 2023 and 2024 will clarify whether the different effects responsible for the disruption of mortality persists after 2021.</w:t>
      </w:r>
    </w:p>
    <w:p w14:paraId="372BE7A6" w14:textId="417255F0" w:rsidR="001B3073" w:rsidRDefault="001B3073">
      <w:pPr>
        <w:pStyle w:val="BodyText"/>
      </w:pPr>
      <w:ins w:id="309" w:author="Riou Julien" w:date="2025-10-28T11:18:00Z" w16du:dateUtc="2025-10-28T10:18:00Z">
        <w:r>
          <w:t>Conclusion is missing!</w:t>
        </w:r>
      </w:ins>
    </w:p>
    <w:p w14:paraId="135EAF57" w14:textId="77777777" w:rsidR="005D6975" w:rsidRDefault="00000000">
      <w:r>
        <w:br w:type="page"/>
      </w:r>
    </w:p>
    <w:p w14:paraId="32796B22" w14:textId="77777777" w:rsidR="005D6975" w:rsidRDefault="00000000">
      <w:pPr>
        <w:pStyle w:val="Heading1"/>
      </w:pPr>
      <w:bookmarkStart w:id="310" w:name="figures"/>
      <w:bookmarkEnd w:id="220"/>
      <w:bookmarkEnd w:id="282"/>
      <w:r>
        <w:rPr>
          <w:rStyle w:val="SectionNumber"/>
        </w:rPr>
        <w:lastRenderedPageBreak/>
        <w:t>6</w:t>
      </w:r>
      <w:r>
        <w:tab/>
        <w:t>Figures</w:t>
      </w:r>
    </w:p>
    <w:p w14:paraId="770FB89C" w14:textId="77777777" w:rsidR="005D6975" w:rsidRDefault="00000000">
      <w:pPr>
        <w:pStyle w:val="FirstParagraph"/>
      </w:pPr>
      <w:r>
        <w:rPr>
          <w:noProof/>
        </w:rPr>
        <w:drawing>
          <wp:inline distT="0" distB="0" distL="0" distR="0" wp14:anchorId="2E50C495" wp14:editId="6B9261D1">
            <wp:extent cx="5943600" cy="2971800"/>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causes-of-deaths_manuscript_files/figure-docx/unnamed-chunk-7-1.png"/>
                    <pic:cNvPicPr>
                      <a:picLocks noChangeAspect="1" noChangeArrowheads="1"/>
                    </pic:cNvPicPr>
                  </pic:nvPicPr>
                  <pic:blipFill>
                    <a:blip r:embed="rId13"/>
                    <a:stretch>
                      <a:fillRect/>
                    </a:stretch>
                  </pic:blipFill>
                  <pic:spPr bwMode="auto">
                    <a:xfrm>
                      <a:off x="0" y="0"/>
                      <a:ext cx="5943600" cy="2971800"/>
                    </a:xfrm>
                    <a:prstGeom prst="rect">
                      <a:avLst/>
                    </a:prstGeom>
                    <a:noFill/>
                    <a:ln w="9525">
                      <a:noFill/>
                      <a:headEnd/>
                      <a:tailEnd/>
                    </a:ln>
                  </pic:spPr>
                </pic:pic>
              </a:graphicData>
            </a:graphic>
          </wp:inline>
        </w:drawing>
      </w:r>
    </w:p>
    <w:p w14:paraId="312A40E5" w14:textId="77777777" w:rsidR="005D6975" w:rsidRDefault="00000000">
      <w:pPr>
        <w:pStyle w:val="BodyText"/>
      </w:pPr>
      <w:r>
        <w:rPr>
          <w:b/>
          <w:bCs/>
        </w:rPr>
        <w:t>Figure 1.</w:t>
      </w:r>
      <w:r>
        <w:t xml:space="preserve"> Cause-of-death data in 2020-21. A. Number of deaths by age groups in 2020-21. B. Distribution of the deaths </w:t>
      </w:r>
      <w:proofErr w:type="spellStart"/>
      <w:r>
        <w:t>occured</w:t>
      </w:r>
      <w:proofErr w:type="spellEnd"/>
      <w:r>
        <w:t xml:space="preserve"> in 2020-21 over the nine causes of deaths for each age group.</w:t>
      </w:r>
    </w:p>
    <w:p w14:paraId="3D084D5C" w14:textId="77777777" w:rsidR="005D6975" w:rsidRDefault="00000000">
      <w:pPr>
        <w:pStyle w:val="BodyText"/>
      </w:pPr>
      <w:r>
        <w:rPr>
          <w:noProof/>
        </w:rPr>
        <w:lastRenderedPageBreak/>
        <w:drawing>
          <wp:inline distT="0" distB="0" distL="0" distR="0" wp14:anchorId="69BF7906" wp14:editId="2DD26F7B">
            <wp:extent cx="5943600" cy="8321040"/>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causes-of-deaths_manuscript_files/figure-docx/unnamed-chunk-8-1.png"/>
                    <pic:cNvPicPr>
                      <a:picLocks noChangeAspect="1" noChangeArrowheads="1"/>
                    </pic:cNvPicPr>
                  </pic:nvPicPr>
                  <pic:blipFill>
                    <a:blip r:embed="rId14"/>
                    <a:stretch>
                      <a:fillRect/>
                    </a:stretch>
                  </pic:blipFill>
                  <pic:spPr bwMode="auto">
                    <a:xfrm>
                      <a:off x="0" y="0"/>
                      <a:ext cx="5943600" cy="8321040"/>
                    </a:xfrm>
                    <a:prstGeom prst="rect">
                      <a:avLst/>
                    </a:prstGeom>
                    <a:noFill/>
                    <a:ln w="9525">
                      <a:noFill/>
                      <a:headEnd/>
                      <a:tailEnd/>
                    </a:ln>
                  </pic:spPr>
                </pic:pic>
              </a:graphicData>
            </a:graphic>
          </wp:inline>
        </w:drawing>
      </w:r>
    </w:p>
    <w:p w14:paraId="028C96CC" w14:textId="07B1F95B" w:rsidR="00A026E4" w:rsidRDefault="00000000">
      <w:pPr>
        <w:pStyle w:val="BodyText"/>
        <w:rPr>
          <w:ins w:id="311" w:author="Riou Julien" w:date="2025-10-27T17:15:00Z" w16du:dateUtc="2025-10-27T16:15:00Z"/>
        </w:rPr>
      </w:pPr>
      <w:r>
        <w:rPr>
          <w:b/>
          <w:bCs/>
        </w:rPr>
        <w:lastRenderedPageBreak/>
        <w:t>Figure 2.</w:t>
      </w:r>
      <w:r>
        <w:t xml:space="preserve"> Model fit and cross-cause dependencies for the 80+ age group. A. Model fit. Number of weekly deaths observed in 2011-21 (red points) and model estimates (before 2020) and predictions (2020-21) (black line) with 95% credibility intervals (95% </w:t>
      </w:r>
      <w:proofErr w:type="spellStart"/>
      <w:r>
        <w:t>CrI</w:t>
      </w:r>
      <w:proofErr w:type="spellEnd"/>
      <w:r>
        <w:t xml:space="preserve">, gray area), for the six main causes of deaths for the 80+ age group. B. Cross-cause correlation matrix of the excess mortality for 80+ age group. C. Timing of the mortality peak. The color points and squares correspond to observed peak for each winter (we considered the period from July to June of the next year as peak usually </w:t>
      </w:r>
      <w:proofErr w:type="spellStart"/>
      <w:r>
        <w:t>occured</w:t>
      </w:r>
      <w:proofErr w:type="spellEnd"/>
      <w:r>
        <w:t xml:space="preserve"> during winter). The black points and lines represent the posterior estimate of the </w:t>
      </w:r>
      <w:ins w:id="312" w:author="Riou Julien" w:date="2025-10-27T17:06:00Z" w16du:dateUtc="2025-10-27T16:06:00Z">
        <w:r w:rsidR="00A026E4">
          <w:t xml:space="preserve">average timing of the </w:t>
        </w:r>
      </w:ins>
      <w:r>
        <w:t>peak</w:t>
      </w:r>
      <w:ins w:id="313" w:author="Riou Julien" w:date="2025-10-27T17:06:00Z" w16du:dateUtc="2025-10-27T16:06:00Z">
        <w:r w:rsidR="00A026E4">
          <w:t>,</w:t>
        </w:r>
      </w:ins>
      <w:r>
        <w:t xml:space="preserve"> with 95% </w:t>
      </w:r>
      <w:proofErr w:type="spellStart"/>
      <w:r>
        <w:t>CrI</w:t>
      </w:r>
      <w:proofErr w:type="spellEnd"/>
      <w:r>
        <w:t>.</w:t>
      </w:r>
    </w:p>
    <w:p w14:paraId="51B7DEF1" w14:textId="77777777" w:rsidR="00A026E4" w:rsidRDefault="00A026E4">
      <w:pPr>
        <w:rPr>
          <w:ins w:id="314" w:author="Riou Julien" w:date="2025-10-27T17:15:00Z" w16du:dateUtc="2025-10-27T16:15:00Z"/>
          <w:sz w:val="22"/>
        </w:rPr>
      </w:pPr>
      <w:ins w:id="315" w:author="Riou Julien" w:date="2025-10-27T17:15:00Z" w16du:dateUtc="2025-10-27T16:15:00Z">
        <w:r>
          <w:br w:type="page"/>
        </w:r>
      </w:ins>
    </w:p>
    <w:p w14:paraId="3DA896E7" w14:textId="70673467" w:rsidR="005D6975" w:rsidDel="002B3230" w:rsidRDefault="005D6975">
      <w:pPr>
        <w:pStyle w:val="BodyText"/>
        <w:rPr>
          <w:del w:id="316" w:author="Riou Julien" w:date="2025-10-27T17:15:00Z" w16du:dateUtc="2025-10-27T16:15:00Z"/>
        </w:rPr>
      </w:pPr>
    </w:p>
    <w:p w14:paraId="6681B173" w14:textId="77777777" w:rsidR="005D6975" w:rsidRDefault="00000000">
      <w:pPr>
        <w:pStyle w:val="BodyText"/>
      </w:pPr>
      <w:r>
        <w:rPr>
          <w:noProof/>
        </w:rPr>
        <w:drawing>
          <wp:inline distT="0" distB="0" distL="0" distR="0" wp14:anchorId="2562450A" wp14:editId="45FF6394">
            <wp:extent cx="5943600" cy="6483927"/>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causes-of-deaths_manuscript_files/figure-docx/unnamed-chunk-9-1.png"/>
                    <pic:cNvPicPr>
                      <a:picLocks noChangeAspect="1" noChangeArrowheads="1"/>
                    </pic:cNvPicPr>
                  </pic:nvPicPr>
                  <pic:blipFill>
                    <a:blip r:embed="rId15"/>
                    <a:stretch>
                      <a:fillRect/>
                    </a:stretch>
                  </pic:blipFill>
                  <pic:spPr bwMode="auto">
                    <a:xfrm>
                      <a:off x="0" y="0"/>
                      <a:ext cx="5943600" cy="6483927"/>
                    </a:xfrm>
                    <a:prstGeom prst="rect">
                      <a:avLst/>
                    </a:prstGeom>
                    <a:noFill/>
                    <a:ln w="9525">
                      <a:noFill/>
                      <a:headEnd/>
                      <a:tailEnd/>
                    </a:ln>
                  </pic:spPr>
                </pic:pic>
              </a:graphicData>
            </a:graphic>
          </wp:inline>
        </w:drawing>
      </w:r>
    </w:p>
    <w:p w14:paraId="18818277" w14:textId="77777777" w:rsidR="005D6975" w:rsidRDefault="00000000">
      <w:pPr>
        <w:pStyle w:val="BodyText"/>
      </w:pPr>
      <w:r>
        <w:rPr>
          <w:b/>
          <w:bCs/>
        </w:rPr>
        <w:t>Figure 3.</w:t>
      </w:r>
      <w:r>
        <w:t xml:space="preserve"> All-cause mortality. A. Number of weekly all-cause deaths (i.e., aggregated over all causes of deaths) for each age group. The red points correspond to the observed mortality without COVID-19 and the yellow ones with COVID-19. Black lines and shaded areas correspond to the model posterior mean (i.e., expected mortality) with 95% </w:t>
      </w:r>
      <w:proofErr w:type="spellStart"/>
      <w:r>
        <w:t>CrI</w:t>
      </w:r>
      <w:proofErr w:type="spellEnd"/>
      <w:r>
        <w:t>. B. Cumulative number of excess deaths with (in yellow) or without (in red) COVID-19 deaths, for each age group.</w:t>
      </w:r>
    </w:p>
    <w:p w14:paraId="3B76D91C" w14:textId="77777777" w:rsidR="005D6975" w:rsidRDefault="00000000">
      <w:pPr>
        <w:pStyle w:val="BodyText"/>
      </w:pPr>
      <w:r>
        <w:rPr>
          <w:noProof/>
        </w:rPr>
        <w:lastRenderedPageBreak/>
        <w:drawing>
          <wp:inline distT="0" distB="0" distL="0" distR="0" wp14:anchorId="719C0186" wp14:editId="08F36CF1">
            <wp:extent cx="5943600" cy="4664075"/>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causes-of-deaths_manuscript_files/figure-docx/unnamed-chunk-10-1.png"/>
                    <pic:cNvPicPr>
                      <a:picLocks noChangeAspect="1" noChangeArrowheads="1"/>
                    </pic:cNvPicPr>
                  </pic:nvPicPr>
                  <pic:blipFill>
                    <a:blip r:embed="rId16"/>
                    <a:stretch>
                      <a:fillRect/>
                    </a:stretch>
                  </pic:blipFill>
                  <pic:spPr bwMode="auto">
                    <a:xfrm>
                      <a:off x="0" y="0"/>
                      <a:ext cx="5943600" cy="4664075"/>
                    </a:xfrm>
                    <a:prstGeom prst="rect">
                      <a:avLst/>
                    </a:prstGeom>
                    <a:noFill/>
                    <a:ln w="9525">
                      <a:noFill/>
                      <a:headEnd/>
                      <a:tailEnd/>
                    </a:ln>
                  </pic:spPr>
                </pic:pic>
              </a:graphicData>
            </a:graphic>
          </wp:inline>
        </w:drawing>
      </w:r>
    </w:p>
    <w:p w14:paraId="5973E4C2" w14:textId="77777777" w:rsidR="005D6975" w:rsidRDefault="00000000">
      <w:pPr>
        <w:pStyle w:val="BodyText"/>
      </w:pPr>
      <w:r>
        <w:rPr>
          <w:b/>
          <w:bCs/>
        </w:rPr>
        <w:t>Figure 4.</w:t>
      </w:r>
      <w:r>
        <w:t xml:space="preserve"> Cause-specific excess mortality by phase. Black lines and gray area correspond to posterior mean and 95% </w:t>
      </w:r>
      <w:proofErr w:type="spellStart"/>
      <w:r>
        <w:t>CrI</w:t>
      </w:r>
      <w:proofErr w:type="spellEnd"/>
      <w:r>
        <w:t xml:space="preserve"> of the cumulative (relative and absolute) excess mortality over 2020-21, respectively. The colored points and vertical lines correspond to posterior mean and 95% </w:t>
      </w:r>
      <w:proofErr w:type="spellStart"/>
      <w:r>
        <w:t>CrI</w:t>
      </w:r>
      <w:proofErr w:type="spellEnd"/>
      <w:r>
        <w:t xml:space="preserve"> of the relative excess mortality by phase, respectively. The phases are delimited by the dashed vertical lines. Panels A to D represent the different age groups. See Fig S5-S9 for the excess mortality by phase for each cause and each age group.</w:t>
      </w:r>
    </w:p>
    <w:p w14:paraId="4E1BBB4B" w14:textId="77777777" w:rsidR="005D6975" w:rsidRDefault="00000000">
      <w:pPr>
        <w:pStyle w:val="BodyText"/>
      </w:pPr>
      <w:r>
        <w:rPr>
          <w:noProof/>
        </w:rPr>
        <w:lastRenderedPageBreak/>
        <w:drawing>
          <wp:inline distT="0" distB="0" distL="0" distR="0" wp14:anchorId="7DA70561" wp14:editId="0B866469">
            <wp:extent cx="5943600" cy="5943600"/>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causes-of-deaths_manuscript_files/figure-docx/unnamed-chunk-11-1.png"/>
                    <pic:cNvPicPr>
                      <a:picLocks noChangeAspect="1" noChangeArrowheads="1"/>
                    </pic:cNvPicPr>
                  </pic:nvPicPr>
                  <pic:blipFill>
                    <a:blip r:embed="rId17"/>
                    <a:stretch>
                      <a:fillRect/>
                    </a:stretch>
                  </pic:blipFill>
                  <pic:spPr bwMode="auto">
                    <a:xfrm>
                      <a:off x="0" y="0"/>
                      <a:ext cx="5943600" cy="5943600"/>
                    </a:xfrm>
                    <a:prstGeom prst="rect">
                      <a:avLst/>
                    </a:prstGeom>
                    <a:noFill/>
                    <a:ln w="9525">
                      <a:noFill/>
                      <a:headEnd/>
                      <a:tailEnd/>
                    </a:ln>
                  </pic:spPr>
                </pic:pic>
              </a:graphicData>
            </a:graphic>
          </wp:inline>
        </w:drawing>
      </w:r>
    </w:p>
    <w:p w14:paraId="18ED1DC4" w14:textId="77777777" w:rsidR="005D6975" w:rsidRDefault="00000000">
      <w:pPr>
        <w:pStyle w:val="BodyText"/>
      </w:pPr>
      <w:r>
        <w:rPr>
          <w:b/>
          <w:bCs/>
        </w:rPr>
        <w:t>Figure 5.</w:t>
      </w:r>
      <w:r>
        <w:t xml:space="preserve"> Partial correlation between excess mortality due to either COVID-19 (red) or to other respiratory diseases (blue, tagged as “</w:t>
      </w:r>
      <w:proofErr w:type="gramStart"/>
      <w:r>
        <w:t>Respiratory Diseases</w:t>
      </w:r>
      <w:proofErr w:type="gramEnd"/>
      <w:r>
        <w:t xml:space="preserve">”) and excess mortality due to cardiovascular diseases, cancers or mental/neurological diseases, for 65-79 and 80+ age groups, considering different lags (in weeks). Solid color lines correspond to the posterior mean and </w:t>
      </w:r>
      <w:proofErr w:type="gramStart"/>
      <w:r>
        <w:t>shaded</w:t>
      </w:r>
      <w:proofErr w:type="gramEnd"/>
      <w:r>
        <w:t xml:space="preserve"> colored area to the 95% </w:t>
      </w:r>
      <w:proofErr w:type="spellStart"/>
      <w:r>
        <w:t>CrI</w:t>
      </w:r>
      <w:proofErr w:type="spellEnd"/>
      <w:r>
        <w:t>. A positive lag corresponds to the situation where excess mortality due to respiratory diseases (either COVID-19 or other respiratory diseases) occurs slightly after excess mortality due to the considered cause.</w:t>
      </w:r>
    </w:p>
    <w:p w14:paraId="5B9BA2CC" w14:textId="77777777" w:rsidR="005D6975" w:rsidRDefault="00000000">
      <w:r>
        <w:br w:type="page"/>
      </w:r>
    </w:p>
    <w:p w14:paraId="7CC14798" w14:textId="77777777" w:rsidR="005D6975" w:rsidRDefault="00000000">
      <w:pPr>
        <w:pStyle w:val="Heading1"/>
      </w:pPr>
      <w:bookmarkStart w:id="317" w:name="data-sharing-statement"/>
      <w:bookmarkEnd w:id="310"/>
      <w:r>
        <w:rPr>
          <w:rStyle w:val="SectionNumber"/>
        </w:rPr>
        <w:lastRenderedPageBreak/>
        <w:t>7</w:t>
      </w:r>
      <w:r>
        <w:tab/>
        <w:t>Data sharing statement</w:t>
      </w:r>
    </w:p>
    <w:p w14:paraId="1DE48A1B" w14:textId="77777777" w:rsidR="005D6975" w:rsidRDefault="00000000">
      <w:pPr>
        <w:pStyle w:val="Heading1"/>
      </w:pPr>
      <w:bookmarkStart w:id="318" w:name="acknowledgements"/>
      <w:bookmarkEnd w:id="317"/>
      <w:r>
        <w:rPr>
          <w:rStyle w:val="SectionNumber"/>
        </w:rPr>
        <w:t>8</w:t>
      </w:r>
      <w:r>
        <w:tab/>
        <w:t>Acknowledgements</w:t>
      </w:r>
    </w:p>
    <w:p w14:paraId="6392F942" w14:textId="77777777" w:rsidR="005D6975" w:rsidRDefault="00000000">
      <w:r>
        <w:br w:type="page"/>
      </w:r>
    </w:p>
    <w:p w14:paraId="187155CF" w14:textId="77777777" w:rsidR="005D6975" w:rsidRDefault="00000000">
      <w:pPr>
        <w:pStyle w:val="Heading1"/>
      </w:pPr>
      <w:bookmarkStart w:id="319" w:name="references"/>
      <w:bookmarkEnd w:id="318"/>
      <w:r>
        <w:lastRenderedPageBreak/>
        <w:t>References</w:t>
      </w:r>
    </w:p>
    <w:p w14:paraId="4EF5B134" w14:textId="77777777" w:rsidR="005D6975" w:rsidRDefault="00000000">
      <w:pPr>
        <w:pStyle w:val="Bibliography"/>
      </w:pPr>
      <w:bookmarkStart w:id="320" w:name="ref-olsen_decreased_2020"/>
      <w:bookmarkStart w:id="321" w:name="refs"/>
      <w:r>
        <w:t xml:space="preserve">[1] </w:t>
      </w:r>
      <w:r>
        <w:tab/>
        <w:t xml:space="preserve">S. J. Olsen </w:t>
      </w:r>
      <w:r>
        <w:rPr>
          <w:i/>
          <w:iCs/>
        </w:rPr>
        <w:t>et al.</w:t>
      </w:r>
      <w:r>
        <w:t xml:space="preserve">, “Decreased influenza activity during the COVID-19 pandemic—United States, Australia, Chile, and South Africa, 2020,” </w:t>
      </w:r>
      <w:r>
        <w:rPr>
          <w:i/>
          <w:iCs/>
        </w:rPr>
        <w:t>American Journal of Transplantation</w:t>
      </w:r>
      <w:r>
        <w:t xml:space="preserve">, vol. 20, no. 12, pp. 3681–3685, Dec. 2020, </w:t>
      </w:r>
      <w:proofErr w:type="spellStart"/>
      <w:r>
        <w:t>doi</w:t>
      </w:r>
      <w:proofErr w:type="spellEnd"/>
      <w:r>
        <w:t xml:space="preserve">: </w:t>
      </w:r>
      <w:hyperlink r:id="rId18">
        <w:r w:rsidR="005D6975">
          <w:rPr>
            <w:rStyle w:val="Hyperlink"/>
          </w:rPr>
          <w:t>10.1111/ajt.16381</w:t>
        </w:r>
      </w:hyperlink>
      <w:r>
        <w:t>.</w:t>
      </w:r>
    </w:p>
    <w:p w14:paraId="429BEAE9" w14:textId="77777777" w:rsidR="005D6975" w:rsidRDefault="00000000">
      <w:pPr>
        <w:pStyle w:val="Bibliography"/>
      </w:pPr>
      <w:bookmarkStart w:id="322" w:name="ref-lantos_impact_2024"/>
      <w:bookmarkEnd w:id="320"/>
      <w:r>
        <w:t xml:space="preserve">[2] </w:t>
      </w:r>
      <w:r>
        <w:tab/>
        <w:t xml:space="preserve">T. Lantos and T. A. Nyári, “The impact of the first year of COVID-19 pandemic on suicides in a collection of 27 EU-related countries,” </w:t>
      </w:r>
      <w:r>
        <w:rPr>
          <w:i/>
          <w:iCs/>
        </w:rPr>
        <w:t>Scientific Reports</w:t>
      </w:r>
      <w:r>
        <w:t xml:space="preserve">, vol. 14, no. 1, p. 17671, Jul. 2024, </w:t>
      </w:r>
      <w:proofErr w:type="spellStart"/>
      <w:r>
        <w:t>doi</w:t>
      </w:r>
      <w:proofErr w:type="spellEnd"/>
      <w:r>
        <w:t xml:space="preserve">: </w:t>
      </w:r>
      <w:hyperlink r:id="rId19">
        <w:r w:rsidR="005D6975">
          <w:rPr>
            <w:rStyle w:val="Hyperlink"/>
          </w:rPr>
          <w:t>10.1038/s41598-024-68604-3</w:t>
        </w:r>
      </w:hyperlink>
      <w:r>
        <w:t>.</w:t>
      </w:r>
    </w:p>
    <w:p w14:paraId="728FD05F" w14:textId="77777777" w:rsidR="005D6975" w:rsidRDefault="00000000">
      <w:pPr>
        <w:pStyle w:val="Bibliography"/>
      </w:pPr>
      <w:bookmarkStart w:id="323" w:name="ref-maringe_impact_2020"/>
      <w:bookmarkEnd w:id="322"/>
      <w:r>
        <w:t xml:space="preserve">[3] </w:t>
      </w:r>
      <w:r>
        <w:tab/>
        <w:t xml:space="preserve">C. </w:t>
      </w:r>
      <w:proofErr w:type="spellStart"/>
      <w:r>
        <w:t>Maringe</w:t>
      </w:r>
      <w:proofErr w:type="spellEnd"/>
      <w:r>
        <w:t xml:space="preserve"> </w:t>
      </w:r>
      <w:r>
        <w:rPr>
          <w:i/>
          <w:iCs/>
        </w:rPr>
        <w:t>et al.</w:t>
      </w:r>
      <w:r>
        <w:t xml:space="preserve">, “The impact of the COVID-19 pandemic on cancer deaths due to delays in diagnosis in England, UK: A national, population-based, modelling study,” </w:t>
      </w:r>
      <w:r>
        <w:rPr>
          <w:i/>
          <w:iCs/>
        </w:rPr>
        <w:t>The Lancet. Oncology</w:t>
      </w:r>
      <w:r>
        <w:t xml:space="preserve">, vol. 21, no. 8, pp. 1023–1034, Aug. 2020, </w:t>
      </w:r>
      <w:proofErr w:type="spellStart"/>
      <w:r>
        <w:t>doi</w:t>
      </w:r>
      <w:proofErr w:type="spellEnd"/>
      <w:r>
        <w:t xml:space="preserve">: </w:t>
      </w:r>
      <w:hyperlink r:id="rId20">
        <w:r w:rsidR="005D6975">
          <w:rPr>
            <w:rStyle w:val="Hyperlink"/>
          </w:rPr>
          <w:t>10.1016/S1470-2045(20)30388-0</w:t>
        </w:r>
      </w:hyperlink>
      <w:r>
        <w:t>.</w:t>
      </w:r>
    </w:p>
    <w:p w14:paraId="1239C3A7" w14:textId="77777777" w:rsidR="005D6975" w:rsidRDefault="00000000">
      <w:pPr>
        <w:pStyle w:val="Bibliography"/>
      </w:pPr>
      <w:bookmarkStart w:id="324" w:name="ref-han_excess_2023"/>
      <w:bookmarkEnd w:id="323"/>
      <w:r>
        <w:t xml:space="preserve">[4] </w:t>
      </w:r>
      <w:r>
        <w:tab/>
        <w:t xml:space="preserve">L. Han </w:t>
      </w:r>
      <w:r>
        <w:rPr>
          <w:i/>
          <w:iCs/>
        </w:rPr>
        <w:t>et al.</w:t>
      </w:r>
      <w:r>
        <w:t xml:space="preserve">, “Excess cardiovascular mortality across multiple COVID-19 waves in the United States from March 2020 to March 2022,” </w:t>
      </w:r>
      <w:r>
        <w:rPr>
          <w:i/>
          <w:iCs/>
        </w:rPr>
        <w:t>Nature Cardiovascular Research</w:t>
      </w:r>
      <w:r>
        <w:t xml:space="preserve">, vol. 2, no. 3, pp. 322–333, Mar. 2023, </w:t>
      </w:r>
      <w:proofErr w:type="spellStart"/>
      <w:r>
        <w:t>doi</w:t>
      </w:r>
      <w:proofErr w:type="spellEnd"/>
      <w:r>
        <w:t xml:space="preserve">: </w:t>
      </w:r>
      <w:hyperlink r:id="rId21">
        <w:r w:rsidR="005D6975">
          <w:rPr>
            <w:rStyle w:val="Hyperlink"/>
          </w:rPr>
          <w:t>10.1038/s44161-023-00220-2</w:t>
        </w:r>
      </w:hyperlink>
      <w:r>
        <w:t>.</w:t>
      </w:r>
    </w:p>
    <w:p w14:paraId="4D1389F3" w14:textId="77777777" w:rsidR="005D6975" w:rsidRDefault="00000000">
      <w:pPr>
        <w:pStyle w:val="Bibliography"/>
      </w:pPr>
      <w:bookmarkStart w:id="325" w:name="ref-holleyman_adjusting_2023"/>
      <w:bookmarkEnd w:id="324"/>
      <w:r>
        <w:t xml:space="preserve">[5] </w:t>
      </w:r>
      <w:r>
        <w:tab/>
        <w:t xml:space="preserve">R. J. Holleyman </w:t>
      </w:r>
      <w:r>
        <w:rPr>
          <w:i/>
          <w:iCs/>
        </w:rPr>
        <w:t>et al.</w:t>
      </w:r>
      <w:r>
        <w:t xml:space="preserve">, “Adjusting expected deaths for mortality displacement during the COVID-19 pandemic: A model based counterfactual approach at the level of individuals,” </w:t>
      </w:r>
      <w:r>
        <w:rPr>
          <w:i/>
          <w:iCs/>
        </w:rPr>
        <w:t>BMC medical research methodology</w:t>
      </w:r>
      <w:r>
        <w:t xml:space="preserve">, vol. 23, no. 1, p. 241, Oct. 2023, </w:t>
      </w:r>
      <w:proofErr w:type="spellStart"/>
      <w:r>
        <w:t>doi</w:t>
      </w:r>
      <w:proofErr w:type="spellEnd"/>
      <w:r>
        <w:t xml:space="preserve">: </w:t>
      </w:r>
      <w:hyperlink r:id="rId22">
        <w:r w:rsidR="005D6975">
          <w:rPr>
            <w:rStyle w:val="Hyperlink"/>
          </w:rPr>
          <w:t>10.1186/s12874-023-01984-8</w:t>
        </w:r>
      </w:hyperlink>
      <w:r>
        <w:t>.</w:t>
      </w:r>
    </w:p>
    <w:p w14:paraId="01A01688" w14:textId="77777777" w:rsidR="005D6975" w:rsidRDefault="00000000">
      <w:pPr>
        <w:pStyle w:val="Bibliography"/>
      </w:pPr>
      <w:bookmarkStart w:id="326" w:name="ref-riou_direct_2023"/>
      <w:bookmarkEnd w:id="325"/>
      <w:r>
        <w:t xml:space="preserve">[6] </w:t>
      </w:r>
      <w:r>
        <w:tab/>
        <w:t xml:space="preserve">J. Riou, A. Hauser, A. Fesser, C. L. Althaus, M. Egger, and G. Konstantinoudis, “Direct and indirect effects of the COVID-19 pandemic on mortality in Switzerland,” </w:t>
      </w:r>
      <w:r>
        <w:rPr>
          <w:i/>
          <w:iCs/>
        </w:rPr>
        <w:t>Nature Communications</w:t>
      </w:r>
      <w:r>
        <w:t xml:space="preserve">, vol. 14, p. 90, Jan. 2023, </w:t>
      </w:r>
      <w:proofErr w:type="spellStart"/>
      <w:r>
        <w:t>doi</w:t>
      </w:r>
      <w:proofErr w:type="spellEnd"/>
      <w:r>
        <w:t xml:space="preserve">: </w:t>
      </w:r>
      <w:hyperlink r:id="rId23">
        <w:r w:rsidR="005D6975">
          <w:rPr>
            <w:rStyle w:val="Hyperlink"/>
          </w:rPr>
          <w:t>10.1038/s41467-022-35770-9</w:t>
        </w:r>
      </w:hyperlink>
      <w:r>
        <w:t>.</w:t>
      </w:r>
    </w:p>
    <w:p w14:paraId="758D1E6B" w14:textId="77777777" w:rsidR="005D6975" w:rsidRDefault="00000000">
      <w:pPr>
        <w:pStyle w:val="Bibliography"/>
      </w:pPr>
      <w:bookmarkStart w:id="327" w:name="ref-huynh_joint_2024"/>
      <w:bookmarkEnd w:id="326"/>
      <w:r>
        <w:t xml:space="preserve">[7] </w:t>
      </w:r>
      <w:r>
        <w:tab/>
        <w:t xml:space="preserve">N. Huynh and M. </w:t>
      </w:r>
      <w:proofErr w:type="spellStart"/>
      <w:r>
        <w:t>Ludkovski</w:t>
      </w:r>
      <w:proofErr w:type="spellEnd"/>
      <w:r>
        <w:t xml:space="preserve">, “Joint models for cause-of-death mortality in multiple populations,” </w:t>
      </w:r>
      <w:r>
        <w:rPr>
          <w:i/>
          <w:iCs/>
        </w:rPr>
        <w:t>Annals of Actuarial Science</w:t>
      </w:r>
      <w:r>
        <w:t xml:space="preserve">, vol. 18, no. 1, pp. 51–77, Mar. 2024, </w:t>
      </w:r>
      <w:proofErr w:type="spellStart"/>
      <w:r>
        <w:t>doi</w:t>
      </w:r>
      <w:proofErr w:type="spellEnd"/>
      <w:r>
        <w:t xml:space="preserve">: </w:t>
      </w:r>
      <w:hyperlink r:id="rId24">
        <w:r w:rsidR="005D6975">
          <w:rPr>
            <w:rStyle w:val="Hyperlink"/>
          </w:rPr>
          <w:t>10.1017/S1748499523000118</w:t>
        </w:r>
      </w:hyperlink>
      <w:r>
        <w:t>.</w:t>
      </w:r>
    </w:p>
    <w:p w14:paraId="41D4E5DC" w14:textId="77777777" w:rsidR="005D6975" w:rsidRDefault="00000000">
      <w:pPr>
        <w:pStyle w:val="Bibliography"/>
      </w:pPr>
      <w:bookmarkStart w:id="328" w:name="ref-pizzato_relationship_2025"/>
      <w:bookmarkEnd w:id="327"/>
      <w:r>
        <w:t xml:space="preserve">[8] </w:t>
      </w:r>
      <w:r>
        <w:tab/>
        <w:t xml:space="preserve">M. Pizzato, C. Santucci, N. Islam, C. La Vecchia, and G. Alicandro, “Relationship between COVID-19 cases and monthly mortality from all causes, cancer, cardiovascular diseases and diabetes in 16 countries, 2020–21,” </w:t>
      </w:r>
      <w:r>
        <w:rPr>
          <w:i/>
          <w:iCs/>
        </w:rPr>
        <w:t>International Journal of Epidemiology</w:t>
      </w:r>
      <w:r>
        <w:t xml:space="preserve">, vol. 54, no. 1, p. dyaf006, Feb. 2025, </w:t>
      </w:r>
      <w:proofErr w:type="spellStart"/>
      <w:r>
        <w:t>doi</w:t>
      </w:r>
      <w:proofErr w:type="spellEnd"/>
      <w:r>
        <w:t xml:space="preserve">: </w:t>
      </w:r>
      <w:hyperlink r:id="rId25">
        <w:r w:rsidR="005D6975">
          <w:rPr>
            <w:rStyle w:val="Hyperlink"/>
          </w:rPr>
          <w:t>10.1093/</w:t>
        </w:r>
        <w:proofErr w:type="spellStart"/>
        <w:r w:rsidR="005D6975">
          <w:rPr>
            <w:rStyle w:val="Hyperlink"/>
          </w:rPr>
          <w:t>ije</w:t>
        </w:r>
        <w:proofErr w:type="spellEnd"/>
        <w:r w:rsidR="005D6975">
          <w:rPr>
            <w:rStyle w:val="Hyperlink"/>
          </w:rPr>
          <w:t>/dyaf006</w:t>
        </w:r>
      </w:hyperlink>
      <w:r>
        <w:t>.</w:t>
      </w:r>
    </w:p>
    <w:p w14:paraId="1F82F906" w14:textId="77777777" w:rsidR="005D6975" w:rsidRDefault="00000000">
      <w:pPr>
        <w:pStyle w:val="Bibliography"/>
      </w:pPr>
      <w:bookmarkStart w:id="329" w:name="ref-paglino_cause-specific_2024"/>
      <w:bookmarkEnd w:id="328"/>
      <w:r>
        <w:t xml:space="preserve">[9] </w:t>
      </w:r>
      <w:r>
        <w:tab/>
        <w:t>E. Paglino, “Cause-Specific Excess Mortality During the COVID-19 Pandemic,” 2024.</w:t>
      </w:r>
    </w:p>
    <w:p w14:paraId="7E981552" w14:textId="77777777" w:rsidR="005D6975" w:rsidRDefault="00000000">
      <w:pPr>
        <w:pStyle w:val="Bibliography"/>
      </w:pPr>
      <w:bookmarkStart w:id="330" w:name="ref-beeks_cause-specific_2024"/>
      <w:bookmarkEnd w:id="329"/>
      <w:r>
        <w:t xml:space="preserve">[10] </w:t>
      </w:r>
      <w:r>
        <w:tab/>
        <w:t xml:space="preserve">V. V. Beeks </w:t>
      </w:r>
      <w:r>
        <w:rPr>
          <w:i/>
          <w:iCs/>
        </w:rPr>
        <w:t>et al.</w:t>
      </w:r>
      <w:r>
        <w:t xml:space="preserve">, “Cause-Specific Excess Mortality During the COVID-19 Pandemic (2020–2021) in 12 Countries of the C-MOR Consortium,” </w:t>
      </w:r>
      <w:r>
        <w:rPr>
          <w:i/>
          <w:iCs/>
        </w:rPr>
        <w:t>Journal of Epidemiology and Global Health</w:t>
      </w:r>
      <w:r>
        <w:t xml:space="preserve">, vol. 14, no. 2, pp. 337–348, Jun. 2024, </w:t>
      </w:r>
      <w:proofErr w:type="spellStart"/>
      <w:r>
        <w:t>doi</w:t>
      </w:r>
      <w:proofErr w:type="spellEnd"/>
      <w:r>
        <w:t xml:space="preserve">: </w:t>
      </w:r>
      <w:hyperlink r:id="rId26">
        <w:r w:rsidR="005D6975">
          <w:rPr>
            <w:rStyle w:val="Hyperlink"/>
          </w:rPr>
          <w:t>10.1007/s44197-024-00242-4</w:t>
        </w:r>
      </w:hyperlink>
      <w:r>
        <w:t>.</w:t>
      </w:r>
    </w:p>
    <w:p w14:paraId="2B76E932" w14:textId="77777777" w:rsidR="005D6975" w:rsidRDefault="00000000">
      <w:pPr>
        <w:pStyle w:val="Bibliography"/>
      </w:pPr>
      <w:bookmarkStart w:id="331" w:name="ref-nilsson_cause-specific_2024"/>
      <w:bookmarkEnd w:id="330"/>
      <w:r>
        <w:t xml:space="preserve">[11] </w:t>
      </w:r>
      <w:r>
        <w:tab/>
        <w:t xml:space="preserve">A. Nilsson </w:t>
      </w:r>
      <w:r>
        <w:rPr>
          <w:i/>
          <w:iCs/>
        </w:rPr>
        <w:t>et al.</w:t>
      </w:r>
      <w:r>
        <w:t xml:space="preserve">, “Cause-specific excess mortality in Denmark, Finland, Norway, and Sweden during the COVID-19 pandemic 2020–2022: A study using nationwide population data,” </w:t>
      </w:r>
      <w:r>
        <w:rPr>
          <w:i/>
          <w:iCs/>
        </w:rPr>
        <w:t>European Journal of Epidemiology</w:t>
      </w:r>
      <w:r>
        <w:t xml:space="preserve">, vol. 39, no. 9, pp. 1037–1050, 2024, </w:t>
      </w:r>
      <w:proofErr w:type="spellStart"/>
      <w:r>
        <w:t>doi</w:t>
      </w:r>
      <w:proofErr w:type="spellEnd"/>
      <w:r>
        <w:t xml:space="preserve">: </w:t>
      </w:r>
      <w:hyperlink r:id="rId27">
        <w:r w:rsidR="005D6975">
          <w:rPr>
            <w:rStyle w:val="Hyperlink"/>
          </w:rPr>
          <w:t>10.1007/s10654-024-01154-0</w:t>
        </w:r>
      </w:hyperlink>
      <w:r>
        <w:t>.</w:t>
      </w:r>
    </w:p>
    <w:p w14:paraId="0BDCE721" w14:textId="77777777" w:rsidR="005D6975" w:rsidRDefault="00000000">
      <w:pPr>
        <w:pStyle w:val="Bibliography"/>
      </w:pPr>
      <w:bookmarkStart w:id="332" w:name="ref-weitkunat_mortality_2021"/>
      <w:bookmarkEnd w:id="331"/>
      <w:r>
        <w:lastRenderedPageBreak/>
        <w:t xml:space="preserve">[12] </w:t>
      </w:r>
      <w:r>
        <w:tab/>
        <w:t xml:space="preserve">R. </w:t>
      </w:r>
      <w:proofErr w:type="spellStart"/>
      <w:r>
        <w:t>Weitkunat</w:t>
      </w:r>
      <w:proofErr w:type="spellEnd"/>
      <w:r>
        <w:t xml:space="preserve">, C. Junker, S. Caviezel, and K. </w:t>
      </w:r>
      <w:proofErr w:type="spellStart"/>
      <w:r>
        <w:t>Fehst</w:t>
      </w:r>
      <w:proofErr w:type="spellEnd"/>
      <w:r>
        <w:t xml:space="preserve">, “Mortality monitoring in Switzerland,” </w:t>
      </w:r>
      <w:r>
        <w:rPr>
          <w:i/>
          <w:iCs/>
        </w:rPr>
        <w:t>Swiss Medical Weekly</w:t>
      </w:r>
      <w:r>
        <w:t xml:space="preserve">, vol. 151, no. 3738, pp. w30030–w30030, Sep. 2021, </w:t>
      </w:r>
      <w:proofErr w:type="spellStart"/>
      <w:r>
        <w:t>doi</w:t>
      </w:r>
      <w:proofErr w:type="spellEnd"/>
      <w:r>
        <w:t xml:space="preserve">: </w:t>
      </w:r>
      <w:hyperlink r:id="rId28">
        <w:r w:rsidR="005D6975">
          <w:rPr>
            <w:rStyle w:val="Hyperlink"/>
          </w:rPr>
          <w:t>10.4414/SMW.2021.w30030</w:t>
        </w:r>
      </w:hyperlink>
      <w:r>
        <w:t>.</w:t>
      </w:r>
    </w:p>
    <w:p w14:paraId="349B86CD" w14:textId="77777777" w:rsidR="005D6975" w:rsidRDefault="00000000">
      <w:pPr>
        <w:pStyle w:val="Bibliography"/>
      </w:pPr>
      <w:bookmarkStart w:id="333" w:name="Xc7aebcb8d5a3e4f865cc2c1eda5bb6c4b617eca"/>
      <w:bookmarkEnd w:id="332"/>
      <w:r>
        <w:t xml:space="preserve">[13] </w:t>
      </w:r>
      <w:r>
        <w:tab/>
        <w:t xml:space="preserve">World Health Organization, “Classification </w:t>
      </w:r>
      <w:proofErr w:type="spellStart"/>
      <w:r>
        <w:t>statistique</w:t>
      </w:r>
      <w:proofErr w:type="spellEnd"/>
      <w:r>
        <w:t xml:space="preserve"> </w:t>
      </w:r>
      <w:proofErr w:type="spellStart"/>
      <w:r>
        <w:t>internationale</w:t>
      </w:r>
      <w:proofErr w:type="spellEnd"/>
      <w:r>
        <w:t xml:space="preserve"> des maladies et des </w:t>
      </w:r>
      <w:proofErr w:type="spellStart"/>
      <w:r>
        <w:t>problèmes</w:t>
      </w:r>
      <w:proofErr w:type="spellEnd"/>
      <w:r>
        <w:t xml:space="preserve"> de santé </w:t>
      </w:r>
      <w:proofErr w:type="spellStart"/>
      <w:r>
        <w:t>connexes</w:t>
      </w:r>
      <w:proofErr w:type="spellEnd"/>
      <w:r>
        <w:t xml:space="preserve">,” </w:t>
      </w:r>
      <w:r>
        <w:rPr>
          <w:i/>
          <w:iCs/>
        </w:rPr>
        <w:t>International statistical classification of diseases and related health problems</w:t>
      </w:r>
      <w:r>
        <w:t xml:space="preserve">, p. 3, 2009, Accessed: Dec. 19, 2024. [Online]. Available: </w:t>
      </w:r>
      <w:hyperlink r:id="rId29">
        <w:r w:rsidR="005D6975">
          <w:rPr>
            <w:rStyle w:val="Hyperlink"/>
          </w:rPr>
          <w:t>https://iris.who.int/handle/10665/44082</w:t>
        </w:r>
      </w:hyperlink>
    </w:p>
    <w:p w14:paraId="4D8F2796" w14:textId="77777777" w:rsidR="005D6975" w:rsidRDefault="00000000">
      <w:pPr>
        <w:pStyle w:val="Bibliography"/>
      </w:pPr>
      <w:bookmarkStart w:id="334" w:name="ref-riutort-mayol_practical_2022"/>
      <w:bookmarkEnd w:id="333"/>
      <w:r>
        <w:t xml:space="preserve">[14] </w:t>
      </w:r>
      <w:r>
        <w:tab/>
        <w:t xml:space="preserve">G. </w:t>
      </w:r>
      <w:proofErr w:type="spellStart"/>
      <w:r>
        <w:t>Riutort</w:t>
      </w:r>
      <w:proofErr w:type="spellEnd"/>
      <w:r>
        <w:t xml:space="preserve">-Mayol, P.-C. </w:t>
      </w:r>
      <w:proofErr w:type="spellStart"/>
      <w:r>
        <w:t>Bürkner</w:t>
      </w:r>
      <w:proofErr w:type="spellEnd"/>
      <w:r>
        <w:t xml:space="preserve">, M. R. Andersen, A. Solin, and A. </w:t>
      </w:r>
      <w:proofErr w:type="spellStart"/>
      <w:r>
        <w:t>Vehtari</w:t>
      </w:r>
      <w:proofErr w:type="spellEnd"/>
      <w:r>
        <w:t xml:space="preserve">, “Practical Hilbert space approximate Bayesian Gaussian processes for probabilistic programming.” </w:t>
      </w:r>
      <w:proofErr w:type="spellStart"/>
      <w:r>
        <w:t>arXiv</w:t>
      </w:r>
      <w:proofErr w:type="spellEnd"/>
      <w:r>
        <w:t xml:space="preserve">, Mar. 2022. </w:t>
      </w:r>
      <w:proofErr w:type="spellStart"/>
      <w:r>
        <w:t>doi</w:t>
      </w:r>
      <w:proofErr w:type="spellEnd"/>
      <w:r>
        <w:t xml:space="preserve">: </w:t>
      </w:r>
      <w:hyperlink r:id="rId30">
        <w:r w:rsidR="005D6975">
          <w:rPr>
            <w:rStyle w:val="Hyperlink"/>
          </w:rPr>
          <w:t>10.48550/arXiv.2004.11408</w:t>
        </w:r>
      </w:hyperlink>
      <w:r>
        <w:t>.</w:t>
      </w:r>
    </w:p>
    <w:p w14:paraId="07EE796A" w14:textId="77777777" w:rsidR="005D6975" w:rsidRDefault="00000000">
      <w:pPr>
        <w:pStyle w:val="Bibliography"/>
      </w:pPr>
      <w:bookmarkStart w:id="335" w:name="ref-carpenter_stan_2017"/>
      <w:bookmarkEnd w:id="334"/>
      <w:r>
        <w:t xml:space="preserve">[15] </w:t>
      </w:r>
      <w:r>
        <w:tab/>
        <w:t xml:space="preserve">B. Carpenter </w:t>
      </w:r>
      <w:r>
        <w:rPr>
          <w:i/>
          <w:iCs/>
        </w:rPr>
        <w:t>et al.</w:t>
      </w:r>
      <w:r>
        <w:t xml:space="preserve">, “Stan: A Probabilistic Programming Language,” </w:t>
      </w:r>
      <w:r>
        <w:rPr>
          <w:i/>
          <w:iCs/>
        </w:rPr>
        <w:t>Journal of Statistical Software</w:t>
      </w:r>
      <w:r>
        <w:t xml:space="preserve">, vol. 76, pp. 1–32, Jan. 2017, </w:t>
      </w:r>
      <w:proofErr w:type="spellStart"/>
      <w:r>
        <w:t>doi</w:t>
      </w:r>
      <w:proofErr w:type="spellEnd"/>
      <w:r>
        <w:t xml:space="preserve">: </w:t>
      </w:r>
      <w:hyperlink r:id="rId31">
        <w:r w:rsidR="005D6975">
          <w:rPr>
            <w:rStyle w:val="Hyperlink"/>
          </w:rPr>
          <w:t>10.18637/jss.v076.i01</w:t>
        </w:r>
      </w:hyperlink>
      <w:r>
        <w:t>.</w:t>
      </w:r>
    </w:p>
    <w:p w14:paraId="62B49BC4" w14:textId="77777777" w:rsidR="005D6975" w:rsidRDefault="00000000">
      <w:pPr>
        <w:pStyle w:val="Bibliography"/>
      </w:pPr>
      <w:bookmarkStart w:id="336" w:name="ref-cai_three-year_2024"/>
      <w:bookmarkEnd w:id="335"/>
      <w:r>
        <w:t xml:space="preserve">[16] </w:t>
      </w:r>
      <w:r>
        <w:tab/>
        <w:t xml:space="preserve">M. Cai, Y. Xie, E. J. Topol, and Z. Al-Aly, “Three-year outcomes of post-acute sequelae of COVID-19,” </w:t>
      </w:r>
      <w:r>
        <w:rPr>
          <w:i/>
          <w:iCs/>
        </w:rPr>
        <w:t>Nature Medicine</w:t>
      </w:r>
      <w:r>
        <w:t xml:space="preserve">, vol. 30, no. 6, pp. 1564–1573, Jun. 2024, </w:t>
      </w:r>
      <w:proofErr w:type="spellStart"/>
      <w:r>
        <w:t>doi</w:t>
      </w:r>
      <w:proofErr w:type="spellEnd"/>
      <w:r>
        <w:t xml:space="preserve">: </w:t>
      </w:r>
      <w:hyperlink r:id="rId32">
        <w:r w:rsidR="005D6975">
          <w:rPr>
            <w:rStyle w:val="Hyperlink"/>
          </w:rPr>
          <w:t>10.1038/s41591-024-02987-8</w:t>
        </w:r>
      </w:hyperlink>
      <w:r>
        <w:t>.</w:t>
      </w:r>
    </w:p>
    <w:p w14:paraId="45C89A40" w14:textId="77777777" w:rsidR="005D6975" w:rsidRDefault="00000000">
      <w:pPr>
        <w:pStyle w:val="Bibliography"/>
      </w:pPr>
      <w:bookmarkStart w:id="337" w:name="ref-xie_long-term_2022"/>
      <w:bookmarkEnd w:id="336"/>
      <w:r>
        <w:t xml:space="preserve">[17] </w:t>
      </w:r>
      <w:r>
        <w:tab/>
        <w:t xml:space="preserve">Y. Xie, E. Xu, B. Bowe, and Z. Al-Aly, “Long-term cardiovascular outcomes of COVID-19,” </w:t>
      </w:r>
      <w:r>
        <w:rPr>
          <w:i/>
          <w:iCs/>
        </w:rPr>
        <w:t>Nature Medicine</w:t>
      </w:r>
      <w:r>
        <w:t xml:space="preserve">, vol. 28, no. 3, pp. 583–590, 2022, </w:t>
      </w:r>
      <w:proofErr w:type="spellStart"/>
      <w:r>
        <w:t>doi</w:t>
      </w:r>
      <w:proofErr w:type="spellEnd"/>
      <w:r>
        <w:t xml:space="preserve">: </w:t>
      </w:r>
      <w:hyperlink r:id="rId33">
        <w:r w:rsidR="005D6975">
          <w:rPr>
            <w:rStyle w:val="Hyperlink"/>
          </w:rPr>
          <w:t>10.1038/s41591-022-01689-3</w:t>
        </w:r>
      </w:hyperlink>
      <w:r>
        <w:t>.</w:t>
      </w:r>
    </w:p>
    <w:p w14:paraId="3BD2603E" w14:textId="77777777" w:rsidR="005D6975" w:rsidRDefault="00000000">
      <w:pPr>
        <w:pStyle w:val="Bibliography"/>
      </w:pPr>
      <w:bookmarkStart w:id="338" w:name="Xa64b14668c31051f82d307ce3ff528ea10a2cb9"/>
      <w:bookmarkEnd w:id="337"/>
      <w:r>
        <w:t xml:space="preserve">[18] </w:t>
      </w:r>
      <w:r>
        <w:tab/>
        <w:t>{British Heart Foundation}, “Excess deaths involving CVD in England since the onset of the Covid-19 pandemic: An analysis and explainer.”</w:t>
      </w:r>
    </w:p>
    <w:p w14:paraId="10C2FFF2" w14:textId="77777777" w:rsidR="005D6975" w:rsidRDefault="00000000">
      <w:pPr>
        <w:pStyle w:val="Bibliography"/>
      </w:pPr>
      <w:bookmarkStart w:id="339" w:name="ref-hansen_disentangling_2024"/>
      <w:bookmarkEnd w:id="338"/>
      <w:r>
        <w:t xml:space="preserve">[19] </w:t>
      </w:r>
      <w:r>
        <w:tab/>
        <w:t xml:space="preserve">C. L. Hansen, C. </w:t>
      </w:r>
      <w:proofErr w:type="spellStart"/>
      <w:r>
        <w:t>Viboud</w:t>
      </w:r>
      <w:proofErr w:type="spellEnd"/>
      <w:r>
        <w:t xml:space="preserve">, and L. Simonsen, “Disentangling the relationship between cancer mortality and COVID-19 in the US,” </w:t>
      </w:r>
      <w:proofErr w:type="spellStart"/>
      <w:r>
        <w:rPr>
          <w:i/>
          <w:iCs/>
        </w:rPr>
        <w:t>eLife</w:t>
      </w:r>
      <w:proofErr w:type="spellEnd"/>
      <w:r>
        <w:t xml:space="preserve">, vol. 13, Jul. 2024, </w:t>
      </w:r>
      <w:proofErr w:type="spellStart"/>
      <w:r>
        <w:t>doi</w:t>
      </w:r>
      <w:proofErr w:type="spellEnd"/>
      <w:r>
        <w:t xml:space="preserve">: </w:t>
      </w:r>
      <w:hyperlink r:id="rId34">
        <w:r w:rsidR="005D6975">
          <w:rPr>
            <w:rStyle w:val="Hyperlink"/>
          </w:rPr>
          <w:t>10.7554/eLife.93758.2</w:t>
        </w:r>
      </w:hyperlink>
      <w:r>
        <w:t>.</w:t>
      </w:r>
    </w:p>
    <w:p w14:paraId="23E19D17" w14:textId="77777777" w:rsidR="005D6975" w:rsidRDefault="00000000">
      <w:pPr>
        <w:pStyle w:val="Bibliography"/>
      </w:pPr>
      <w:bookmarkStart w:id="340" w:name="ref-luck_associations_2023"/>
      <w:bookmarkEnd w:id="339"/>
      <w:r>
        <w:t xml:space="preserve">[20] </w:t>
      </w:r>
      <w:r>
        <w:tab/>
        <w:t xml:space="preserve">A. N. Luck, A. C. Stokes, K. Hempstead, E. Paglino, and S. H. Preston, “Associations between mortality from COVID-19 and other causes: A state-level analysis,” </w:t>
      </w:r>
      <w:r>
        <w:rPr>
          <w:i/>
          <w:iCs/>
        </w:rPr>
        <w:t>PLOS ONE</w:t>
      </w:r>
      <w:r>
        <w:t xml:space="preserve">, vol. 18, no. 3, p. e0281683, Mar. 2023, </w:t>
      </w:r>
      <w:proofErr w:type="spellStart"/>
      <w:r>
        <w:t>doi</w:t>
      </w:r>
      <w:proofErr w:type="spellEnd"/>
      <w:r>
        <w:t xml:space="preserve">: </w:t>
      </w:r>
      <w:hyperlink r:id="rId35">
        <w:r w:rsidR="005D6975">
          <w:rPr>
            <w:rStyle w:val="Hyperlink"/>
          </w:rPr>
          <w:t>10.1371/journal.pone.0281683</w:t>
        </w:r>
      </w:hyperlink>
      <w:r>
        <w:t>.</w:t>
      </w:r>
    </w:p>
    <w:p w14:paraId="21543B59" w14:textId="77777777" w:rsidR="005D6975" w:rsidRDefault="00000000">
      <w:pPr>
        <w:pStyle w:val="Bibliography"/>
      </w:pPr>
      <w:bookmarkStart w:id="341" w:name="ref-brunner_comparative_2025"/>
      <w:bookmarkEnd w:id="340"/>
      <w:r>
        <w:t xml:space="preserve">[21] </w:t>
      </w:r>
      <w:r>
        <w:tab/>
        <w:t xml:space="preserve">L. Brunner </w:t>
      </w:r>
      <w:r>
        <w:rPr>
          <w:i/>
          <w:iCs/>
        </w:rPr>
        <w:t>et al.</w:t>
      </w:r>
      <w:r>
        <w:t xml:space="preserve">, “Comparative inpatient care of cancer vs. Non-cancer patients in Switzerland during the national COVID-19 lockdown: A nationwide interrupted time series analysis,” </w:t>
      </w:r>
      <w:r>
        <w:rPr>
          <w:i/>
          <w:iCs/>
        </w:rPr>
        <w:t>BMC Cancer</w:t>
      </w:r>
      <w:r>
        <w:t xml:space="preserve">, vol. 25, no. 1, p. 477, Mar. 2025, </w:t>
      </w:r>
      <w:proofErr w:type="spellStart"/>
      <w:r>
        <w:t>doi</w:t>
      </w:r>
      <w:proofErr w:type="spellEnd"/>
      <w:r>
        <w:t xml:space="preserve">: </w:t>
      </w:r>
      <w:hyperlink r:id="rId36">
        <w:r w:rsidR="005D6975">
          <w:rPr>
            <w:rStyle w:val="Hyperlink"/>
          </w:rPr>
          <w:t>10.1186/s12885-025-13818-5</w:t>
        </w:r>
      </w:hyperlink>
      <w:r>
        <w:t>.</w:t>
      </w:r>
    </w:p>
    <w:p w14:paraId="37757D74" w14:textId="77777777" w:rsidR="005D6975" w:rsidRDefault="00000000">
      <w:pPr>
        <w:pStyle w:val="Bibliography"/>
      </w:pPr>
      <w:bookmarkStart w:id="342" w:name="ref-fares_winter_2013"/>
      <w:bookmarkEnd w:id="341"/>
      <w:r>
        <w:t xml:space="preserve">[22] </w:t>
      </w:r>
      <w:r>
        <w:tab/>
        <w:t xml:space="preserve">A. Fares, “Winter Cardiovascular Diseases Phenomenon,” </w:t>
      </w:r>
      <w:r>
        <w:rPr>
          <w:i/>
          <w:iCs/>
        </w:rPr>
        <w:t>North American Journal of Medical Sciences</w:t>
      </w:r>
      <w:r>
        <w:t xml:space="preserve">, vol. 5, no. 4, pp. 266–279, Apr. 2013, </w:t>
      </w:r>
      <w:proofErr w:type="spellStart"/>
      <w:r>
        <w:t>doi</w:t>
      </w:r>
      <w:proofErr w:type="spellEnd"/>
      <w:r>
        <w:t xml:space="preserve">: </w:t>
      </w:r>
      <w:hyperlink r:id="rId37">
        <w:r w:rsidR="005D6975">
          <w:rPr>
            <w:rStyle w:val="Hyperlink"/>
          </w:rPr>
          <w:t>10.4103/1947-2714.110430</w:t>
        </w:r>
      </w:hyperlink>
      <w:r>
        <w:t>.</w:t>
      </w:r>
    </w:p>
    <w:p w14:paraId="315AA6DB" w14:textId="77777777" w:rsidR="005D6975" w:rsidRDefault="00000000">
      <w:pPr>
        <w:pStyle w:val="Bibliography"/>
      </w:pPr>
      <w:bookmarkStart w:id="343" w:name="ref-warren-gash_influenza_2009"/>
      <w:bookmarkEnd w:id="342"/>
      <w:r>
        <w:t xml:space="preserve">[23] </w:t>
      </w:r>
      <w:r>
        <w:tab/>
        <w:t xml:space="preserve">C. Warren-Gash, L. Smeeth, and A. C. Hayward, “Influenza as a trigger for acute myocardial infarction or death from cardiovascular disease: A systematic review,” </w:t>
      </w:r>
      <w:r>
        <w:rPr>
          <w:i/>
          <w:iCs/>
        </w:rPr>
        <w:t>The Lancet Infectious Diseases</w:t>
      </w:r>
      <w:r>
        <w:t xml:space="preserve">, vol. 9, no. 10, pp. 601–610, Oct. 2009, </w:t>
      </w:r>
      <w:proofErr w:type="spellStart"/>
      <w:r>
        <w:t>doi</w:t>
      </w:r>
      <w:proofErr w:type="spellEnd"/>
      <w:r>
        <w:t xml:space="preserve">: </w:t>
      </w:r>
      <w:hyperlink r:id="rId38">
        <w:r w:rsidR="005D6975">
          <w:rPr>
            <w:rStyle w:val="Hyperlink"/>
          </w:rPr>
          <w:t>10.1016/S1473-3099(09)70233-6</w:t>
        </w:r>
      </w:hyperlink>
      <w:r>
        <w:t>.</w:t>
      </w:r>
    </w:p>
    <w:p w14:paraId="7DBFDF9E" w14:textId="77777777" w:rsidR="005D6975" w:rsidRDefault="00000000">
      <w:pPr>
        <w:pStyle w:val="Bibliography"/>
      </w:pPr>
      <w:bookmarkStart w:id="344" w:name="ref-achilleos_excess_2022"/>
      <w:bookmarkEnd w:id="343"/>
      <w:r>
        <w:t xml:space="preserve">[24] </w:t>
      </w:r>
      <w:r>
        <w:tab/>
        <w:t xml:space="preserve">S. </w:t>
      </w:r>
      <w:proofErr w:type="spellStart"/>
      <w:r>
        <w:t>Achilleos</w:t>
      </w:r>
      <w:proofErr w:type="spellEnd"/>
      <w:r>
        <w:t xml:space="preserve"> </w:t>
      </w:r>
      <w:r>
        <w:rPr>
          <w:i/>
          <w:iCs/>
        </w:rPr>
        <w:t>et al.</w:t>
      </w:r>
      <w:r>
        <w:t xml:space="preserve">, “Excess all-cause mortality and COVID-19-related mortality: A temporal analysis in 22 countries, from January until August 2020,” </w:t>
      </w:r>
      <w:r>
        <w:rPr>
          <w:i/>
          <w:iCs/>
        </w:rPr>
        <w:t>International Journal of Epidemiology</w:t>
      </w:r>
      <w:r>
        <w:t xml:space="preserve">, vol. 51, no. 1, pp. 35–53, Feb. 2022, </w:t>
      </w:r>
      <w:proofErr w:type="spellStart"/>
      <w:r>
        <w:t>doi</w:t>
      </w:r>
      <w:proofErr w:type="spellEnd"/>
      <w:r>
        <w:t xml:space="preserve">: </w:t>
      </w:r>
      <w:hyperlink r:id="rId39">
        <w:r w:rsidR="005D6975">
          <w:rPr>
            <w:rStyle w:val="Hyperlink"/>
          </w:rPr>
          <w:t>10.1093/</w:t>
        </w:r>
        <w:proofErr w:type="spellStart"/>
        <w:r w:rsidR="005D6975">
          <w:rPr>
            <w:rStyle w:val="Hyperlink"/>
          </w:rPr>
          <w:t>ije</w:t>
        </w:r>
        <w:proofErr w:type="spellEnd"/>
        <w:r w:rsidR="005D6975">
          <w:rPr>
            <w:rStyle w:val="Hyperlink"/>
          </w:rPr>
          <w:t>/dyab123</w:t>
        </w:r>
      </w:hyperlink>
      <w:r>
        <w:t>.</w:t>
      </w:r>
    </w:p>
    <w:p w14:paraId="44F2BC37" w14:textId="77777777" w:rsidR="005D6975" w:rsidRDefault="00000000">
      <w:pPr>
        <w:pStyle w:val="Bibliography"/>
      </w:pPr>
      <w:bookmarkStart w:id="345" w:name="ref-zhang_age-related_2022"/>
      <w:bookmarkEnd w:id="344"/>
      <w:r>
        <w:lastRenderedPageBreak/>
        <w:t xml:space="preserve">[25] </w:t>
      </w:r>
      <w:r>
        <w:tab/>
        <w:t xml:space="preserve">H. Zhang </w:t>
      </w:r>
      <w:r>
        <w:rPr>
          <w:i/>
          <w:iCs/>
        </w:rPr>
        <w:t>et al.</w:t>
      </w:r>
      <w:r>
        <w:t xml:space="preserve">, “Age-Related Risk Factors and Complications of Patients With COVID-19: A Population-Based Retrospective Study,” </w:t>
      </w:r>
      <w:r>
        <w:rPr>
          <w:i/>
          <w:iCs/>
        </w:rPr>
        <w:t>Frontiers in Medicine</w:t>
      </w:r>
      <w:r>
        <w:t xml:space="preserve">, vol. 8, p. 757459, Jan. 2022, </w:t>
      </w:r>
      <w:proofErr w:type="spellStart"/>
      <w:r>
        <w:t>doi</w:t>
      </w:r>
      <w:proofErr w:type="spellEnd"/>
      <w:r>
        <w:t xml:space="preserve">: </w:t>
      </w:r>
      <w:hyperlink r:id="rId40">
        <w:r w:rsidR="005D6975">
          <w:rPr>
            <w:rStyle w:val="Hyperlink"/>
          </w:rPr>
          <w:t>10.3389/fmed.2021.757459</w:t>
        </w:r>
      </w:hyperlink>
      <w:r>
        <w:t>.</w:t>
      </w:r>
    </w:p>
    <w:p w14:paraId="2F2B61B9" w14:textId="77777777" w:rsidR="005D6975" w:rsidRDefault="00000000">
      <w:pPr>
        <w:pStyle w:val="Bibliography"/>
      </w:pPr>
      <w:bookmarkStart w:id="346" w:name="ref-carollo_competing_2024"/>
      <w:bookmarkEnd w:id="345"/>
      <w:r>
        <w:t xml:space="preserve">[26] </w:t>
      </w:r>
      <w:r>
        <w:tab/>
        <w:t xml:space="preserve">A. Carollo, H. Putter, P. H. C. Eilers, and J. </w:t>
      </w:r>
      <w:proofErr w:type="spellStart"/>
      <w:r>
        <w:t>Gampe</w:t>
      </w:r>
      <w:proofErr w:type="spellEnd"/>
      <w:r>
        <w:t xml:space="preserve">, “Competing risks models with </w:t>
      </w:r>
      <w:proofErr w:type="gramStart"/>
      <w:r>
        <w:t>two time</w:t>
      </w:r>
      <w:proofErr w:type="gramEnd"/>
      <w:r>
        <w:t xml:space="preserve"> scales,” </w:t>
      </w:r>
      <w:r>
        <w:rPr>
          <w:i/>
          <w:iCs/>
        </w:rPr>
        <w:t>arXiv.org</w:t>
      </w:r>
      <w:r>
        <w:t xml:space="preserve">. Aug. 2024. Accessed: Jun. 19, 2025. [Online]. Available: </w:t>
      </w:r>
      <w:hyperlink r:id="rId41">
        <w:r w:rsidR="005D6975">
          <w:rPr>
            <w:rStyle w:val="Hyperlink"/>
          </w:rPr>
          <w:t>https://arxiv.org/abs/2408.15058v1</w:t>
        </w:r>
      </w:hyperlink>
      <w:bookmarkEnd w:id="319"/>
      <w:bookmarkEnd w:id="321"/>
      <w:bookmarkEnd w:id="346"/>
    </w:p>
    <w:sectPr w:rsidR="005D6975">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0" w:author="Hauser Anthony" w:date="2025-10-17T17:13:00Z" w:initials="AH">
    <w:p w14:paraId="098A3C3B" w14:textId="24B11D83" w:rsidR="00F04BD5" w:rsidRDefault="00F04BD5" w:rsidP="00F04BD5">
      <w:pPr>
        <w:pStyle w:val="CommentText"/>
      </w:pPr>
      <w:r>
        <w:rPr>
          <w:rStyle w:val="CommentReference"/>
        </w:rPr>
        <w:annotationRef/>
      </w:r>
      <w:r>
        <w:t>Julien: How does this compare with our other papers on excess?</w:t>
      </w:r>
      <w:r>
        <w:br/>
        <w:t>Anthony: In the direct/indirect effects of covid paper, we estimated an excess of almost 10% but:</w:t>
      </w:r>
      <w:r>
        <w:br/>
        <w:t>- it was a longer period till April 2022.</w:t>
      </w:r>
      <w:r>
        <w:br/>
        <w:t>- the cause-specific model might underestimate excess deaths due to other causes.</w:t>
      </w:r>
      <w:r>
        <w:br/>
        <w:t xml:space="preserve">So I would suggest to not try to compare the overall excess with other studies. </w:t>
      </w:r>
    </w:p>
  </w:comment>
  <w:comment w:id="21" w:author="Riou Julien" w:date="2025-10-27T15:11:00Z" w:initials="JR">
    <w:p w14:paraId="7C538E68" w14:textId="77777777" w:rsidR="00EE18F9" w:rsidRDefault="00EE18F9" w:rsidP="00EE18F9">
      <w:pPr>
        <w:pStyle w:val="CommentText"/>
      </w:pPr>
      <w:r>
        <w:rPr>
          <w:rStyle w:val="CommentReference"/>
        </w:rPr>
        <w:annotationRef/>
      </w:r>
      <w:r>
        <w:t>Ok!</w:t>
      </w:r>
    </w:p>
  </w:comment>
  <w:comment w:id="23" w:author="Hauser Anthony" w:date="2025-10-17T17:14:00Z" w:initials="AH">
    <w:p w14:paraId="7BC25A46" w14:textId="458A860A" w:rsidR="00F04BD5" w:rsidRDefault="00F04BD5" w:rsidP="00F04BD5">
      <w:pPr>
        <w:pStyle w:val="CommentText"/>
      </w:pPr>
      <w:r>
        <w:rPr>
          <w:rStyle w:val="CommentReference"/>
        </w:rPr>
        <w:annotationRef/>
      </w:r>
      <w:r>
        <w:t>Anna: I‘d say misclassification is too strong, probably going more into: a substantial cardiovascular component of COVID-19 leading to additional COVID related deaths, that aren‘t classified as COVID-19 deaths</w:t>
      </w:r>
    </w:p>
  </w:comment>
  <w:comment w:id="24" w:author="Riou Julien" w:date="2025-10-27T15:42:00Z" w:initials="JR">
    <w:p w14:paraId="7ED7B4D5" w14:textId="77777777" w:rsidR="00166070" w:rsidRDefault="00166070" w:rsidP="00166070">
      <w:pPr>
        <w:pStyle w:val="CommentText"/>
      </w:pPr>
      <w:r>
        <w:rPr>
          <w:rStyle w:val="CommentReference"/>
        </w:rPr>
        <w:annotationRef/>
      </w:r>
      <w:r>
        <w:t>Misclassification seems ok imo</w:t>
      </w:r>
    </w:p>
  </w:comment>
  <w:comment w:id="30" w:author="Hauser Anthony" w:date="2025-10-17T17:12:00Z" w:initials="AH">
    <w:p w14:paraId="7A3AF21D" w14:textId="129149F7" w:rsidR="00F04BD5" w:rsidRDefault="00F04BD5" w:rsidP="00F04BD5">
      <w:pPr>
        <w:pStyle w:val="CommentText"/>
      </w:pPr>
      <w:r>
        <w:rPr>
          <w:rStyle w:val="CommentReference"/>
        </w:rPr>
        <w:annotationRef/>
      </w:r>
      <w:r>
        <w:t>Discuss this message.</w:t>
      </w:r>
    </w:p>
  </w:comment>
  <w:comment w:id="31" w:author="Riou Julien" w:date="2025-10-27T15:43:00Z" w:initials="JR">
    <w:p w14:paraId="3974C4AD" w14:textId="77777777" w:rsidR="00166070" w:rsidRDefault="00166070" w:rsidP="00166070">
      <w:pPr>
        <w:pStyle w:val="CommentText"/>
      </w:pPr>
      <w:r>
        <w:rPr>
          <w:rStyle w:val="CommentReference"/>
        </w:rPr>
        <w:annotationRef/>
      </w:r>
      <w:r>
        <w:t>Maybe remove the last part and just conclude on 3 mechanisms</w:t>
      </w:r>
    </w:p>
  </w:comment>
  <w:comment w:id="90" w:author="Riou Julien" w:date="2025-10-27T16:00:00Z" w:initials="JR">
    <w:p w14:paraId="1A8AFA2D" w14:textId="77777777" w:rsidR="00354D75" w:rsidRDefault="00354D75" w:rsidP="00354D75">
      <w:pPr>
        <w:pStyle w:val="CommentText"/>
      </w:pPr>
      <w:r>
        <w:rPr>
          <w:rStyle w:val="CommentReference"/>
        </w:rPr>
        <w:annotationRef/>
      </w:r>
      <w:r>
        <w:t>Cite something else, like the early papers on excess</w:t>
      </w:r>
    </w:p>
  </w:comment>
  <w:comment w:id="91" w:author="Riou Julien" w:date="2025-10-27T16:01:00Z" w:initials="JR">
    <w:p w14:paraId="60B2B9CC" w14:textId="77777777" w:rsidR="00354D75" w:rsidRDefault="00354D75" w:rsidP="00354D75">
      <w:pPr>
        <w:pStyle w:val="CommentText"/>
      </w:pPr>
      <w:r>
        <w:rPr>
          <w:rStyle w:val="CommentReference"/>
        </w:rPr>
        <w:annotationRef/>
      </w:r>
      <w:r>
        <w:rPr>
          <w:color w:val="222222"/>
          <w:highlight w:val="white"/>
        </w:rPr>
        <w:t>Beaney, T., Clarke, J. M., Jain, V., Golestaneh, A. K., Lyons, G., Salman, D., &amp; Majeed, A. (2020). Excess mortality: the gold standard in measuring the impact of COVID-19 worldwide?. </w:t>
      </w:r>
      <w:r>
        <w:rPr>
          <w:i/>
          <w:iCs/>
          <w:color w:val="222222"/>
          <w:highlight w:val="white"/>
        </w:rPr>
        <w:t>Journal of the Royal Society of Medicine</w:t>
      </w:r>
      <w:r>
        <w:rPr>
          <w:color w:val="222222"/>
          <w:highlight w:val="white"/>
        </w:rPr>
        <w:t>, </w:t>
      </w:r>
      <w:r>
        <w:rPr>
          <w:i/>
          <w:iCs/>
          <w:color w:val="222222"/>
          <w:highlight w:val="white"/>
        </w:rPr>
        <w:t>113</w:t>
      </w:r>
      <w:r>
        <w:rPr>
          <w:color w:val="222222"/>
          <w:highlight w:val="white"/>
        </w:rPr>
        <w:t>(9), 329-334.</w:t>
      </w:r>
      <w:r>
        <w:t xml:space="preserve"> </w:t>
      </w:r>
    </w:p>
  </w:comment>
  <w:comment w:id="134" w:author="Riou Julien" w:date="2025-10-27T16:39:00Z" w:initials="JR">
    <w:p w14:paraId="66B105CF" w14:textId="77777777" w:rsidR="00771A89" w:rsidRDefault="00771A89" w:rsidP="00771A89">
      <w:pPr>
        <w:pStyle w:val="CommentText"/>
      </w:pPr>
      <w:r>
        <w:rPr>
          <w:rStyle w:val="CommentReference"/>
        </w:rPr>
        <w:annotationRef/>
      </w:r>
      <w:r>
        <w:t>Add details on the kernel for the periodic GP</w:t>
      </w:r>
    </w:p>
  </w:comment>
  <w:comment w:id="136" w:author="Riou Julien" w:date="2025-10-27T16:41:00Z" w:initials="JR">
    <w:p w14:paraId="3C0FCA23" w14:textId="77777777" w:rsidR="00771A89" w:rsidRDefault="00771A89" w:rsidP="00771A89">
      <w:pPr>
        <w:pStyle w:val="CommentText"/>
      </w:pPr>
      <w:r>
        <w:rPr>
          <w:rStyle w:val="CommentReference"/>
        </w:rPr>
        <w:annotationRef/>
      </w:r>
      <w:r>
        <w:t>I think that even though it is a poisson likelihood, we allow for overdispersion by introducing these random effects, correct? Can we add a sentence on that?</w:t>
      </w:r>
    </w:p>
  </w:comment>
  <w:comment w:id="138" w:author="Riou Julien" w:date="2025-10-27T16:42:00Z" w:initials="JR">
    <w:p w14:paraId="7D40CA1A" w14:textId="77777777" w:rsidR="00771A89" w:rsidRDefault="00771A89" w:rsidP="00771A89">
      <w:pPr>
        <w:pStyle w:val="CommentText"/>
      </w:pPr>
      <w:r>
        <w:rPr>
          <w:rStyle w:val="CommentReference"/>
        </w:rPr>
        <w:annotationRef/>
      </w:r>
      <w:r>
        <w:t>Correct?</w:t>
      </w:r>
    </w:p>
  </w:comment>
  <w:comment w:id="166" w:author="Riou Julien" w:date="2025-10-27T17:11:00Z" w:initials="JR">
    <w:p w14:paraId="1C24D781" w14:textId="77777777" w:rsidR="00A026E4" w:rsidRDefault="00A026E4" w:rsidP="00A026E4">
      <w:pPr>
        <w:pStyle w:val="CommentText"/>
      </w:pPr>
      <w:r>
        <w:rPr>
          <w:rStyle w:val="CommentReference"/>
        </w:rPr>
        <w:annotationRef/>
      </w:r>
      <w:r>
        <w:t>Pearson?</w:t>
      </w:r>
    </w:p>
  </w:comment>
  <w:comment w:id="172" w:author="Hauser Anthony" w:date="2025-10-17T17:14:00Z" w:initials="AH">
    <w:p w14:paraId="0852D29F" w14:textId="76F959EB" w:rsidR="00F04BD5" w:rsidRDefault="00F04BD5" w:rsidP="00F04BD5">
      <w:pPr>
        <w:pStyle w:val="CommentText"/>
      </w:pPr>
      <w:r>
        <w:rPr>
          <w:rStyle w:val="CommentReference"/>
        </w:rPr>
        <w:annotationRef/>
      </w:r>
      <w:r>
        <w:t>Akis: Some may ask for cross validation to support this</w:t>
      </w:r>
    </w:p>
  </w:comment>
  <w:comment w:id="173" w:author="Riou Julien" w:date="2025-10-27T17:01:00Z" w:initials="JR">
    <w:p w14:paraId="346B970E" w14:textId="77777777" w:rsidR="000D61A1" w:rsidRDefault="000D61A1" w:rsidP="000D61A1">
      <w:pPr>
        <w:pStyle w:val="CommentText"/>
      </w:pPr>
      <w:r>
        <w:rPr>
          <w:rStyle w:val="CommentReference"/>
        </w:rPr>
        <w:annotationRef/>
      </w:r>
      <w:r>
        <w:t>How much time would it take to cross validate on 2019? Ie train on 2011-2018 and test on 2019? We can keep that for the revision too</w:t>
      </w:r>
    </w:p>
  </w:comment>
  <w:comment w:id="200" w:author="Hauser Anthony" w:date="2025-10-17T17:15:00Z" w:initials="AH">
    <w:p w14:paraId="0C95DFB5" w14:textId="47580510" w:rsidR="00F04BD5" w:rsidRDefault="00F04BD5" w:rsidP="00F04BD5">
      <w:pPr>
        <w:pStyle w:val="CommentText"/>
      </w:pPr>
      <w:r>
        <w:rPr>
          <w:rStyle w:val="CommentReference"/>
        </w:rPr>
        <w:annotationRef/>
      </w:r>
      <w:r>
        <w:t>Akis: This plot is a bit weird, almost suggests that the net effect for age groups less than 80 is almost 0. Does it make sense to have the next effect somewhere, im really curious to see the results. Maybe im a bit confused now but shouldn’t this net effect be on the positive side always, as the impact of covid on all cause mortality is well reported?</w:t>
      </w:r>
    </w:p>
  </w:comment>
  <w:comment w:id="210" w:author="Riou Julien" w:date="2025-10-28T08:25:00Z" w:initials="JR">
    <w:p w14:paraId="331E8BFC" w14:textId="77777777" w:rsidR="008A6B13" w:rsidRDefault="008A6B13" w:rsidP="008A6B13">
      <w:pPr>
        <w:pStyle w:val="CommentText"/>
      </w:pPr>
      <w:r>
        <w:rPr>
          <w:rStyle w:val="CommentReference"/>
        </w:rPr>
        <w:annotationRef/>
      </w:r>
      <w:r>
        <w:t>No description of the figures in the main text</w:t>
      </w:r>
    </w:p>
  </w:comment>
  <w:comment w:id="214" w:author="Riou Julien" w:date="2025-10-28T08:27:00Z" w:initials="JR">
    <w:p w14:paraId="2686CD8D" w14:textId="77777777" w:rsidR="008A6B13" w:rsidRDefault="008A6B13" w:rsidP="008A6B13">
      <w:pPr>
        <w:pStyle w:val="CommentText"/>
      </w:pPr>
      <w:r>
        <w:rPr>
          <w:rStyle w:val="CommentReference"/>
        </w:rPr>
        <w:annotationRef/>
      </w:r>
      <w:r>
        <w:t>Why correlation as percentage?</w:t>
      </w:r>
    </w:p>
  </w:comment>
  <w:comment w:id="228" w:author="Hauser Anthony" w:date="2025-10-17T17:16:00Z" w:initials="AH">
    <w:p w14:paraId="75EFBC46" w14:textId="29FB5ED1" w:rsidR="00F04BD5" w:rsidRDefault="00F04BD5" w:rsidP="00F04BD5">
      <w:pPr>
        <w:pStyle w:val="CommentText"/>
      </w:pPr>
      <w:r>
        <w:rPr>
          <w:rStyle w:val="CommentReference"/>
        </w:rPr>
        <w:annotationRef/>
      </w:r>
      <w:r>
        <w:t>Anna: However, those in the paper were COVID-19 death reported to FOPH, the COVID-19 death reported to FOS (cause of death) were consistently higher. At this phase at about 30% higher, if I remember correctly</w:t>
      </w:r>
    </w:p>
  </w:comment>
  <w:comment w:id="229" w:author="Riou Julien" w:date="2025-10-28T08:36:00Z" w:initials="JR">
    <w:p w14:paraId="34D9B6E5" w14:textId="77777777" w:rsidR="006638EA" w:rsidRDefault="006638EA" w:rsidP="006638EA">
      <w:pPr>
        <w:pStyle w:val="CommentText"/>
      </w:pPr>
      <w:r>
        <w:rPr>
          <w:rStyle w:val="CommentReference"/>
        </w:rPr>
        <w:annotationRef/>
      </w:r>
      <w:r>
        <w:t>So did you check?</w:t>
      </w:r>
    </w:p>
  </w:comment>
  <w:comment w:id="292" w:author="Riou Julien" w:date="2025-10-28T11:13:00Z" w:initials="JR">
    <w:p w14:paraId="6B9205C1" w14:textId="77777777" w:rsidR="001B3073" w:rsidRDefault="001B3073" w:rsidP="001B3073">
      <w:pPr>
        <w:pStyle w:val="CommentText"/>
      </w:pPr>
      <w:r>
        <w:rPr>
          <w:rStyle w:val="CommentReference"/>
        </w:rPr>
        <w:annotationRef/>
      </w:r>
      <w:r>
        <w:t>Not sure about this one, to discuss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98A3C3B" w15:done="0"/>
  <w15:commentEx w15:paraId="7C538E68" w15:paraIdParent="098A3C3B" w15:done="0"/>
  <w15:commentEx w15:paraId="7BC25A46" w15:done="0"/>
  <w15:commentEx w15:paraId="7ED7B4D5" w15:paraIdParent="7BC25A46" w15:done="0"/>
  <w15:commentEx w15:paraId="7A3AF21D" w15:done="0"/>
  <w15:commentEx w15:paraId="3974C4AD" w15:paraIdParent="7A3AF21D" w15:done="0"/>
  <w15:commentEx w15:paraId="1A8AFA2D" w15:done="0"/>
  <w15:commentEx w15:paraId="60B2B9CC" w15:paraIdParent="1A8AFA2D" w15:done="0"/>
  <w15:commentEx w15:paraId="66B105CF" w15:done="0"/>
  <w15:commentEx w15:paraId="3C0FCA23" w15:done="0"/>
  <w15:commentEx w15:paraId="7D40CA1A" w15:done="0"/>
  <w15:commentEx w15:paraId="1C24D781" w15:done="0"/>
  <w15:commentEx w15:paraId="0852D29F" w15:done="0"/>
  <w15:commentEx w15:paraId="346B970E" w15:paraIdParent="0852D29F" w15:done="0"/>
  <w15:commentEx w15:paraId="0C95DFB5" w15:done="0"/>
  <w15:commentEx w15:paraId="331E8BFC" w15:done="0"/>
  <w15:commentEx w15:paraId="2686CD8D" w15:done="0"/>
  <w15:commentEx w15:paraId="75EFBC46" w15:done="0"/>
  <w15:commentEx w15:paraId="34D9B6E5" w15:paraIdParent="75EFBC46" w15:done="0"/>
  <w15:commentEx w15:paraId="6B9205C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BDBC9BC" w16cex:dateUtc="2025-10-17T15:13:00Z"/>
  <w16cex:commentExtensible w16cex:durableId="174E59C2" w16cex:dateUtc="2025-10-27T14:11:00Z"/>
  <w16cex:commentExtensible w16cex:durableId="22532DEF" w16cex:dateUtc="2025-10-17T15:14:00Z"/>
  <w16cex:commentExtensible w16cex:durableId="087685A3" w16cex:dateUtc="2025-10-27T14:42:00Z"/>
  <w16cex:commentExtensible w16cex:durableId="0A35659F" w16cex:dateUtc="2025-10-17T15:12:00Z"/>
  <w16cex:commentExtensible w16cex:durableId="0899082B" w16cex:dateUtc="2025-10-27T14:43:00Z"/>
  <w16cex:commentExtensible w16cex:durableId="3BDF6D74" w16cex:dateUtc="2025-10-27T15:00:00Z"/>
  <w16cex:commentExtensible w16cex:durableId="6AA77809" w16cex:dateUtc="2025-10-27T15:01:00Z"/>
  <w16cex:commentExtensible w16cex:durableId="3D04196B" w16cex:dateUtc="2025-10-27T15:39:00Z"/>
  <w16cex:commentExtensible w16cex:durableId="1AB20A68" w16cex:dateUtc="2025-10-27T15:41:00Z"/>
  <w16cex:commentExtensible w16cex:durableId="0F20CBDB" w16cex:dateUtc="2025-10-27T15:42:00Z"/>
  <w16cex:commentExtensible w16cex:durableId="27550D06" w16cex:dateUtc="2025-10-27T16:11:00Z"/>
  <w16cex:commentExtensible w16cex:durableId="0EA347CB" w16cex:dateUtc="2025-10-17T15:14:00Z"/>
  <w16cex:commentExtensible w16cex:durableId="153EF6FA" w16cex:dateUtc="2025-10-27T16:01:00Z"/>
  <w16cex:commentExtensible w16cex:durableId="541E35DE" w16cex:dateUtc="2025-10-17T15:15:00Z"/>
  <w16cex:commentExtensible w16cex:durableId="2F903CBE" w16cex:dateUtc="2025-10-28T07:25:00Z"/>
  <w16cex:commentExtensible w16cex:durableId="009C295B" w16cex:dateUtc="2025-10-28T07:27:00Z"/>
  <w16cex:commentExtensible w16cex:durableId="726EB79A" w16cex:dateUtc="2025-10-17T15:16:00Z"/>
  <w16cex:commentExtensible w16cex:durableId="511B7624" w16cex:dateUtc="2025-10-28T07:36:00Z"/>
  <w16cex:commentExtensible w16cex:durableId="4949BC8F" w16cex:dateUtc="2025-10-28T10: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98A3C3B" w16cid:durableId="5BDBC9BC"/>
  <w16cid:commentId w16cid:paraId="7C538E68" w16cid:durableId="174E59C2"/>
  <w16cid:commentId w16cid:paraId="7BC25A46" w16cid:durableId="22532DEF"/>
  <w16cid:commentId w16cid:paraId="7ED7B4D5" w16cid:durableId="087685A3"/>
  <w16cid:commentId w16cid:paraId="7A3AF21D" w16cid:durableId="0A35659F"/>
  <w16cid:commentId w16cid:paraId="3974C4AD" w16cid:durableId="0899082B"/>
  <w16cid:commentId w16cid:paraId="1A8AFA2D" w16cid:durableId="3BDF6D74"/>
  <w16cid:commentId w16cid:paraId="60B2B9CC" w16cid:durableId="6AA77809"/>
  <w16cid:commentId w16cid:paraId="66B105CF" w16cid:durableId="3D04196B"/>
  <w16cid:commentId w16cid:paraId="3C0FCA23" w16cid:durableId="1AB20A68"/>
  <w16cid:commentId w16cid:paraId="7D40CA1A" w16cid:durableId="0F20CBDB"/>
  <w16cid:commentId w16cid:paraId="1C24D781" w16cid:durableId="27550D06"/>
  <w16cid:commentId w16cid:paraId="0852D29F" w16cid:durableId="0EA347CB"/>
  <w16cid:commentId w16cid:paraId="346B970E" w16cid:durableId="153EF6FA"/>
  <w16cid:commentId w16cid:paraId="0C95DFB5" w16cid:durableId="541E35DE"/>
  <w16cid:commentId w16cid:paraId="331E8BFC" w16cid:durableId="2F903CBE"/>
  <w16cid:commentId w16cid:paraId="2686CD8D" w16cid:durableId="009C295B"/>
  <w16cid:commentId w16cid:paraId="75EFBC46" w16cid:durableId="726EB79A"/>
  <w16cid:commentId w16cid:paraId="34D9B6E5" w16cid:durableId="511B7624"/>
  <w16cid:commentId w16cid:paraId="6B9205C1" w16cid:durableId="4949BC8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AAFEE2" w14:textId="77777777" w:rsidR="00BD6A44" w:rsidRDefault="00BD6A44">
      <w:pPr>
        <w:spacing w:after="0"/>
      </w:pPr>
      <w:r>
        <w:separator/>
      </w:r>
    </w:p>
  </w:endnote>
  <w:endnote w:type="continuationSeparator" w:id="0">
    <w:p w14:paraId="150C21DA" w14:textId="77777777" w:rsidR="00BD6A44" w:rsidRDefault="00BD6A4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4507E5" w14:textId="77777777" w:rsidR="00BD6A44" w:rsidRDefault="00BD6A44">
      <w:pPr>
        <w:spacing w:after="0"/>
      </w:pPr>
      <w:r>
        <w:separator/>
      </w:r>
    </w:p>
  </w:footnote>
  <w:footnote w:type="continuationSeparator" w:id="0">
    <w:p w14:paraId="4536FA6F" w14:textId="77777777" w:rsidR="00BD6A44" w:rsidRDefault="00BD6A4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06C92A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D1ACBA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0EAF33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A049EE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C18B6C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4644D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F40233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C14BE5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E2C97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66027B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66344A0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1" w15:restartNumberingAfterBreak="0">
    <w:nsid w:val="00A99431"/>
    <w:multiLevelType w:val="multilevel"/>
    <w:tmpl w:val="9126C20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49711611">
    <w:abstractNumId w:val="10"/>
  </w:num>
  <w:num w:numId="2" w16cid:durableId="1456097051">
    <w:abstractNumId w:val="8"/>
  </w:num>
  <w:num w:numId="3" w16cid:durableId="1110705533">
    <w:abstractNumId w:val="3"/>
  </w:num>
  <w:num w:numId="4" w16cid:durableId="2094162552">
    <w:abstractNumId w:val="2"/>
  </w:num>
  <w:num w:numId="5" w16cid:durableId="629092565">
    <w:abstractNumId w:val="1"/>
  </w:num>
  <w:num w:numId="6" w16cid:durableId="361251820">
    <w:abstractNumId w:val="0"/>
  </w:num>
  <w:num w:numId="7" w16cid:durableId="1513452856">
    <w:abstractNumId w:val="9"/>
  </w:num>
  <w:num w:numId="8" w16cid:durableId="1562516368">
    <w:abstractNumId w:val="7"/>
  </w:num>
  <w:num w:numId="9" w16cid:durableId="2019309519">
    <w:abstractNumId w:val="6"/>
  </w:num>
  <w:num w:numId="10" w16cid:durableId="509419437">
    <w:abstractNumId w:val="5"/>
  </w:num>
  <w:num w:numId="11" w16cid:durableId="363093227">
    <w:abstractNumId w:val="4"/>
  </w:num>
  <w:num w:numId="12" w16cid:durableId="1577059087">
    <w:abstractNumId w:val="10"/>
  </w:num>
  <w:num w:numId="13" w16cid:durableId="87277230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iou Julien">
    <w15:presenceInfo w15:providerId="AD" w15:userId="S::Julien.Riou@unisante.ch::04deaff0-7a34-49d0-a52e-ed4b4c3f3fc4"/>
  </w15:person>
  <w15:person w15:author="Hauser Anthony">
    <w15:presenceInfo w15:providerId="AD" w15:userId="S::Anthony.Hauser@unisante.ch::4ed2c540-f1dc-4438-b956-2b735b8b45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1FA"/>
    <w:rsid w:val="00002E79"/>
    <w:rsid w:val="000C19C5"/>
    <w:rsid w:val="000D61A1"/>
    <w:rsid w:val="00166070"/>
    <w:rsid w:val="00172E59"/>
    <w:rsid w:val="001A3F1E"/>
    <w:rsid w:val="001B3073"/>
    <w:rsid w:val="001B6C30"/>
    <w:rsid w:val="001C436F"/>
    <w:rsid w:val="00213204"/>
    <w:rsid w:val="002276E6"/>
    <w:rsid w:val="002716DF"/>
    <w:rsid w:val="002B3230"/>
    <w:rsid w:val="002D0C73"/>
    <w:rsid w:val="002D7E48"/>
    <w:rsid w:val="002E4C3F"/>
    <w:rsid w:val="00354D75"/>
    <w:rsid w:val="003F1726"/>
    <w:rsid w:val="00572C23"/>
    <w:rsid w:val="005D6975"/>
    <w:rsid w:val="005E69AF"/>
    <w:rsid w:val="006333B7"/>
    <w:rsid w:val="00645487"/>
    <w:rsid w:val="006638EA"/>
    <w:rsid w:val="006A5174"/>
    <w:rsid w:val="00710D5C"/>
    <w:rsid w:val="007635BD"/>
    <w:rsid w:val="00771A89"/>
    <w:rsid w:val="007C2780"/>
    <w:rsid w:val="008435CE"/>
    <w:rsid w:val="008952FF"/>
    <w:rsid w:val="008A6B13"/>
    <w:rsid w:val="008D0C24"/>
    <w:rsid w:val="008D2B5D"/>
    <w:rsid w:val="008E0B5D"/>
    <w:rsid w:val="009B35F5"/>
    <w:rsid w:val="00A026E4"/>
    <w:rsid w:val="00A563E2"/>
    <w:rsid w:val="00A6392B"/>
    <w:rsid w:val="00AB51FA"/>
    <w:rsid w:val="00BA1031"/>
    <w:rsid w:val="00BD6A44"/>
    <w:rsid w:val="00C263CF"/>
    <w:rsid w:val="00C57B98"/>
    <w:rsid w:val="00CE25CC"/>
    <w:rsid w:val="00DD595C"/>
    <w:rsid w:val="00DF5F09"/>
    <w:rsid w:val="00E14903"/>
    <w:rsid w:val="00EE18F9"/>
    <w:rsid w:val="00F04BD5"/>
    <w:rsid w:val="00F17C58"/>
    <w:rsid w:val="00F9669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424E94"/>
  <w15:docId w15:val="{AE993637-B606-4E3A-A4C7-A7F3BE6E0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C263CF"/>
    <w:pPr>
      <w:spacing w:before="180" w:after="180"/>
    </w:pPr>
    <w:rPr>
      <w:sz w:val="22"/>
    </w:rPr>
  </w:style>
  <w:style w:type="paragraph" w:customStyle="1" w:styleId="FirstParagraph">
    <w:name w:val="First Paragraph"/>
    <w:basedOn w:val="BodyText"/>
    <w:next w:val="BodyText"/>
    <w:qFormat/>
    <w:rsid w:val="00C263CF"/>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rsid w:val="003F1726"/>
    <w:pPr>
      <w:keepNext/>
      <w:keepLines/>
      <w:spacing w:before="120" w:after="120" w:line="360" w:lineRule="auto"/>
    </w:pPr>
    <w:rPr>
      <w:sz w:val="20"/>
    </w:r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Header">
    <w:name w:val="header"/>
    <w:basedOn w:val="Normal"/>
    <w:link w:val="HeaderChar"/>
    <w:unhideWhenUsed/>
    <w:rsid w:val="002E4C3F"/>
    <w:pPr>
      <w:tabs>
        <w:tab w:val="center" w:pos="4513"/>
        <w:tab w:val="right" w:pos="9026"/>
      </w:tabs>
      <w:spacing w:after="0"/>
    </w:pPr>
  </w:style>
  <w:style w:type="character" w:customStyle="1" w:styleId="HeaderChar">
    <w:name w:val="Header Char"/>
    <w:basedOn w:val="DefaultParagraphFont"/>
    <w:link w:val="Header"/>
    <w:rsid w:val="002E4C3F"/>
  </w:style>
  <w:style w:type="paragraph" w:styleId="Footer">
    <w:name w:val="footer"/>
    <w:basedOn w:val="Normal"/>
    <w:link w:val="FooterChar"/>
    <w:unhideWhenUsed/>
    <w:rsid w:val="002E4C3F"/>
    <w:pPr>
      <w:tabs>
        <w:tab w:val="center" w:pos="4513"/>
        <w:tab w:val="right" w:pos="9026"/>
      </w:tabs>
      <w:spacing w:after="0"/>
    </w:pPr>
  </w:style>
  <w:style w:type="character" w:customStyle="1" w:styleId="FooterChar">
    <w:name w:val="Footer Char"/>
    <w:basedOn w:val="DefaultParagraphFont"/>
    <w:link w:val="Footer"/>
    <w:rsid w:val="002E4C3F"/>
  </w:style>
  <w:style w:type="character" w:styleId="PlaceholderText">
    <w:name w:val="Placeholder Text"/>
    <w:basedOn w:val="DefaultParagraphFont"/>
    <w:semiHidden/>
    <w:rsid w:val="002E4C3F"/>
    <w:rPr>
      <w:color w:val="808080"/>
    </w:rPr>
  </w:style>
  <w:style w:type="character" w:customStyle="1" w:styleId="BodyTextChar">
    <w:name w:val="Body Text Char"/>
    <w:basedOn w:val="DefaultParagraphFont"/>
    <w:link w:val="BodyText"/>
    <w:rsid w:val="002E4C3F"/>
    <w:rPr>
      <w:sz w:val="22"/>
    </w:rPr>
  </w:style>
  <w:style w:type="paragraph" w:customStyle="1" w:styleId="SmallText">
    <w:name w:val="SmallText"/>
    <w:basedOn w:val="BodyText"/>
    <w:link w:val="SmallTextCar"/>
    <w:qFormat/>
    <w:rsid w:val="00A6392B"/>
    <w:rPr>
      <w:sz w:val="16"/>
    </w:rPr>
  </w:style>
  <w:style w:type="character" w:customStyle="1" w:styleId="SmallTextCar">
    <w:name w:val="SmallText Car"/>
    <w:basedOn w:val="BodyTextChar"/>
    <w:link w:val="SmallText"/>
    <w:rsid w:val="00A6392B"/>
    <w:rPr>
      <w:sz w:val="16"/>
    </w:rPr>
  </w:style>
  <w:style w:type="character" w:styleId="CommentReference">
    <w:name w:val="annotation reference"/>
    <w:basedOn w:val="DefaultParagraphFont"/>
    <w:semiHidden/>
    <w:unhideWhenUsed/>
    <w:rsid w:val="00F04BD5"/>
    <w:rPr>
      <w:sz w:val="16"/>
      <w:szCs w:val="16"/>
    </w:rPr>
  </w:style>
  <w:style w:type="paragraph" w:styleId="CommentText">
    <w:name w:val="annotation text"/>
    <w:basedOn w:val="Normal"/>
    <w:link w:val="CommentTextChar"/>
    <w:unhideWhenUsed/>
    <w:rsid w:val="00F04BD5"/>
    <w:rPr>
      <w:sz w:val="20"/>
      <w:szCs w:val="20"/>
    </w:rPr>
  </w:style>
  <w:style w:type="character" w:customStyle="1" w:styleId="CommentTextChar">
    <w:name w:val="Comment Text Char"/>
    <w:basedOn w:val="DefaultParagraphFont"/>
    <w:link w:val="CommentText"/>
    <w:rsid w:val="00F04BD5"/>
    <w:rPr>
      <w:sz w:val="20"/>
      <w:szCs w:val="20"/>
    </w:rPr>
  </w:style>
  <w:style w:type="paragraph" w:styleId="CommentSubject">
    <w:name w:val="annotation subject"/>
    <w:basedOn w:val="CommentText"/>
    <w:next w:val="CommentText"/>
    <w:link w:val="CommentSubjectChar"/>
    <w:semiHidden/>
    <w:unhideWhenUsed/>
    <w:rsid w:val="00F04BD5"/>
    <w:rPr>
      <w:b/>
      <w:bCs/>
    </w:rPr>
  </w:style>
  <w:style w:type="character" w:customStyle="1" w:styleId="CommentSubjectChar">
    <w:name w:val="Comment Subject Char"/>
    <w:basedOn w:val="CommentTextChar"/>
    <w:link w:val="CommentSubject"/>
    <w:semiHidden/>
    <w:rsid w:val="00F04BD5"/>
    <w:rPr>
      <w:b/>
      <w:bCs/>
      <w:sz w:val="20"/>
      <w:szCs w:val="20"/>
    </w:rPr>
  </w:style>
  <w:style w:type="paragraph" w:styleId="Revision">
    <w:name w:val="Revision"/>
    <w:hidden/>
    <w:semiHidden/>
    <w:rsid w:val="008952FF"/>
    <w:pPr>
      <w:spacing w:after="0"/>
    </w:pPr>
  </w:style>
  <w:style w:type="character" w:styleId="FollowedHyperlink">
    <w:name w:val="FollowedHyperlink"/>
    <w:basedOn w:val="DefaultParagraphFont"/>
    <w:semiHidden/>
    <w:unhideWhenUsed/>
    <w:rsid w:val="001A3F1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yperlink" Target="https://doi.org/10.1111/ajt.16381" TargetMode="External"/><Relationship Id="rId26" Type="http://schemas.openxmlformats.org/officeDocument/2006/relationships/hyperlink" Target="https://doi.org/10.1007/s44197-024-00242-4" TargetMode="External"/><Relationship Id="rId39" Type="http://schemas.openxmlformats.org/officeDocument/2006/relationships/hyperlink" Target="https://doi.org/10.1093/ije/dyab123" TargetMode="External"/><Relationship Id="rId21" Type="http://schemas.openxmlformats.org/officeDocument/2006/relationships/hyperlink" Target="https://doi.org/10.1038/s44161-023-00220-2" TargetMode="External"/><Relationship Id="rId34" Type="http://schemas.openxmlformats.org/officeDocument/2006/relationships/hyperlink" Target="https://doi.org/10.7554/eLife.93758.2" TargetMode="External"/><Relationship Id="rId42" Type="http://schemas.openxmlformats.org/officeDocument/2006/relationships/fontTable" Target="fontTable.xml"/><Relationship Id="rId7" Type="http://schemas.openxmlformats.org/officeDocument/2006/relationships/hyperlink" Target="mailto:anthony.hauser@unisante.ch" TargetMode="Externa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hyperlink" Target="https://doi.org/10.1016/S1470-2045(20)30388-0" TargetMode="External"/><Relationship Id="rId29" Type="http://schemas.openxmlformats.org/officeDocument/2006/relationships/hyperlink" Target="https://iris.who.int/handle/10665/44082" TargetMode="External"/><Relationship Id="rId41" Type="http://schemas.openxmlformats.org/officeDocument/2006/relationships/hyperlink" Target="https://arxiv.org/abs/2408.15058v1" TargetMode="Externa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24" Type="http://schemas.openxmlformats.org/officeDocument/2006/relationships/hyperlink" Target="https://doi.org/10.1017/S1748499523000118" TargetMode="External"/><Relationship Id="rId32" Type="http://schemas.openxmlformats.org/officeDocument/2006/relationships/hyperlink" Target="https://doi.org/10.1038/s41591-024-02987-8" TargetMode="External"/><Relationship Id="rId37" Type="http://schemas.openxmlformats.org/officeDocument/2006/relationships/hyperlink" Target="https://doi.org/10.4103/1947-2714.110430" TargetMode="External"/><Relationship Id="rId40" Type="http://schemas.openxmlformats.org/officeDocument/2006/relationships/hyperlink" Target="https://doi.org/10.3389/fmed.2021.757459" TargetMode="Externa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yperlink" Target="https://doi.org/10.1038/s41467-022-35770-9" TargetMode="External"/><Relationship Id="rId28" Type="http://schemas.openxmlformats.org/officeDocument/2006/relationships/hyperlink" Target="https://doi.org/10.4414/SMW.2021.w30030" TargetMode="External"/><Relationship Id="rId36" Type="http://schemas.openxmlformats.org/officeDocument/2006/relationships/hyperlink" Target="https://doi.org/10.1186/s12885-025-13818-5" TargetMode="External"/><Relationship Id="rId10" Type="http://schemas.microsoft.com/office/2016/09/relationships/commentsIds" Target="commentsIds.xml"/><Relationship Id="rId19" Type="http://schemas.openxmlformats.org/officeDocument/2006/relationships/hyperlink" Target="https://doi.org/10.1038/s41598-024-68604-3" TargetMode="External"/><Relationship Id="rId31" Type="http://schemas.openxmlformats.org/officeDocument/2006/relationships/hyperlink" Target="https://doi.org/10.18637/jss.v076.i01" TargetMode="External"/><Relationship Id="rId44" Type="http://schemas.openxmlformats.org/officeDocument/2006/relationships/theme" Target="theme/theme1.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2.png"/><Relationship Id="rId22" Type="http://schemas.openxmlformats.org/officeDocument/2006/relationships/hyperlink" Target="https://doi.org/10.1186/s12874-023-01984-8" TargetMode="External"/><Relationship Id="rId27" Type="http://schemas.openxmlformats.org/officeDocument/2006/relationships/hyperlink" Target="https://doi.org/10.1007/s10654-024-01154-0" TargetMode="External"/><Relationship Id="rId30" Type="http://schemas.openxmlformats.org/officeDocument/2006/relationships/hyperlink" Target="https://doi.org/10.48550/arXiv.2004.11408" TargetMode="External"/><Relationship Id="rId35" Type="http://schemas.openxmlformats.org/officeDocument/2006/relationships/hyperlink" Target="https://doi.org/10.1371/journal.pone.0281683" TargetMode="External"/><Relationship Id="rId43" Type="http://schemas.microsoft.com/office/2011/relationships/people" Target="people.xml"/><Relationship Id="rId8" Type="http://schemas.openxmlformats.org/officeDocument/2006/relationships/comments" Target="comments.xml"/><Relationship Id="rId3" Type="http://schemas.openxmlformats.org/officeDocument/2006/relationships/settings" Target="settings.xml"/><Relationship Id="rId12" Type="http://schemas.openxmlformats.org/officeDocument/2006/relationships/hyperlink" Target="https://github.com/anthonyhauser/causes-of-deaths" TargetMode="External"/><Relationship Id="rId17" Type="http://schemas.openxmlformats.org/officeDocument/2006/relationships/image" Target="media/image5.png"/><Relationship Id="rId25" Type="http://schemas.openxmlformats.org/officeDocument/2006/relationships/hyperlink" Target="https://doi.org/10.1093/ije/dyaf006" TargetMode="External"/><Relationship Id="rId33" Type="http://schemas.openxmlformats.org/officeDocument/2006/relationships/hyperlink" Target="https://doi.org/10.1038/s41591-022-01689-3" TargetMode="External"/><Relationship Id="rId38" Type="http://schemas.openxmlformats.org/officeDocument/2006/relationships/hyperlink" Target="https://doi.org/10.1016/S1473-3099(09)7023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2732</TotalTime>
  <Pages>20</Pages>
  <Words>6065</Words>
  <Characters>33360</Characters>
  <Application>Microsoft Office Word</Application>
  <DocSecurity>0</DocSecurity>
  <Lines>278</Lines>
  <Paragraphs>78</Paragraphs>
  <ScaleCrop>false</ScaleCrop>
  <HeadingPairs>
    <vt:vector size="2" baseType="variant">
      <vt:variant>
        <vt:lpstr>Titre</vt:lpstr>
      </vt:variant>
      <vt:variant>
        <vt:i4>1</vt:i4>
      </vt:variant>
    </vt:vector>
  </HeadingPairs>
  <TitlesOfParts>
    <vt:vector size="1" baseType="lpstr">
      <vt:lpstr>COVID-19 disrupted patterns of cause-specific mortality in Switzerland</vt:lpstr>
    </vt:vector>
  </TitlesOfParts>
  <Company/>
  <LinksUpToDate>false</LinksUpToDate>
  <CharactersWithSpaces>39347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COVID-19 disrupted patterns of cause-specific mortality in Switzerland</dc:title>
  <dc:creator>Anthony Hauser* (1), Karim Abawi (3), Anna Fesser† (2), Anne Laube (2), Julien Riou (1)</dc:creator>
  <cp:keywords/>
  <cp:lastModifiedBy>Hauser Anthony</cp:lastModifiedBy>
  <cp:revision>2</cp:revision>
  <dcterms:created xsi:type="dcterms:W3CDTF">2025-10-31T07:13:00Z</dcterms:created>
  <dcterms:modified xsi:type="dcterms:W3CDTF">2025-10-31T07:13:00Z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bib1.bib</vt:lpwstr>
  </property>
  <property fmtid="{D5CDD505-2E9C-101B-9397-08002B2CF9AE}" pid="3" name="csl">
    <vt:lpwstr>ieee.csl</vt:lpwstr>
  </property>
  <property fmtid="{D5CDD505-2E9C-101B-9397-08002B2CF9AE}" pid="4" name="date">
    <vt:lpwstr>Report generated on Date: 2025-10-17 Time: 17:04</vt:lpwstr>
  </property>
  <property fmtid="{D5CDD505-2E9C-101B-9397-08002B2CF9AE}" pid="5" name="output">
    <vt:lpwstr/>
  </property>
</Properties>
</file>