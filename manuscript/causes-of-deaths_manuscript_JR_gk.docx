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79AD" w14:textId="77777777" w:rsidR="008C2BB4" w:rsidRDefault="00000000">
      <w:pPr>
        <w:pStyle w:val="Title"/>
      </w:pPr>
      <w:r>
        <w:t>COVID-19 disrupted patterns of cause-specific mortality in Switzerland</w:t>
      </w:r>
    </w:p>
    <w:p w14:paraId="2F63B625" w14:textId="77777777" w:rsidR="008C2BB4" w:rsidRDefault="00000000">
      <w:pPr>
        <w:pStyle w:val="Author"/>
      </w:pPr>
      <w:r>
        <w:t>Anthony Hauser* (1), Julien Riou (1)</w:t>
      </w:r>
    </w:p>
    <w:p w14:paraId="1F4F6A2F" w14:textId="77777777" w:rsidR="008C2BB4" w:rsidRDefault="00000000">
      <w:pPr>
        <w:pStyle w:val="Date"/>
      </w:pPr>
      <w:r>
        <w:t>Report generated on Date: 2025-07-03 Time: 16:00</w:t>
      </w:r>
    </w:p>
    <w:p w14:paraId="44A93E27" w14:textId="77777777" w:rsidR="008C2BB4" w:rsidRDefault="00000000">
      <w:pPr>
        <w:pStyle w:val="Compact"/>
        <w:numPr>
          <w:ilvl w:val="0"/>
          <w:numId w:val="13"/>
        </w:numPr>
      </w:pPr>
      <w:r>
        <w:t xml:space="preserve">Department of Epidemiology and Health Systems, </w:t>
      </w:r>
      <w:proofErr w:type="spellStart"/>
      <w:r>
        <w:t>Unisanté</w:t>
      </w:r>
      <w:proofErr w:type="spellEnd"/>
      <w:r>
        <w:t xml:space="preserve">, Center for Primary Care and Public Health and University of Lausanne, Lausanne, </w:t>
      </w:r>
      <w:proofErr w:type="gramStart"/>
      <w:r>
        <w:t>Switzerland;  (</w:t>
      </w:r>
      <w:proofErr w:type="gramEnd"/>
      <w:r>
        <w:t xml:space="preserve">*) Corresponding author: </w:t>
      </w:r>
      <w:hyperlink r:id="rId7">
        <w:r w:rsidR="008C2BB4">
          <w:rPr>
            <w:rStyle w:val="Hyperlink"/>
          </w:rPr>
          <w:t>anthony.hauser@unisante.ch</w:t>
        </w:r>
      </w:hyperlink>
    </w:p>
    <w:p w14:paraId="2BC23709" w14:textId="77777777" w:rsidR="008C2BB4" w:rsidRDefault="00000000">
      <w:pPr>
        <w:pStyle w:val="Heading1"/>
      </w:pPr>
      <w:bookmarkStart w:id="0" w:name="abstract"/>
      <w:r>
        <w:rPr>
          <w:rStyle w:val="SectionNumber"/>
        </w:rPr>
        <w:t>1</w:t>
      </w:r>
      <w:r>
        <w:tab/>
      </w:r>
      <w:commentRangeStart w:id="1"/>
      <w:r>
        <w:t>Abstract</w:t>
      </w:r>
      <w:commentRangeEnd w:id="1"/>
      <w:r w:rsidR="00446735">
        <w:rPr>
          <w:rStyle w:val="CommentReference"/>
          <w:rFonts w:asciiTheme="minorHAnsi" w:eastAsiaTheme="minorHAnsi" w:hAnsiTheme="minorHAnsi" w:cstheme="minorBidi"/>
          <w:b w:val="0"/>
          <w:bCs w:val="0"/>
          <w:color w:val="auto"/>
        </w:rPr>
        <w:commentReference w:id="1"/>
      </w:r>
    </w:p>
    <w:p w14:paraId="54C61814" w14:textId="1642716B" w:rsidR="008C2BB4" w:rsidRDefault="00000000">
      <w:pPr>
        <w:pStyle w:val="FirstParagraph"/>
      </w:pPr>
      <w:r>
        <w:t xml:space="preserve">The COVID-19 pandemic has disrupted mortality patterns far beyond deaths directly attributed to SARS-CoV-2 infection. To </w:t>
      </w:r>
      <w:del w:id="2" w:author="Riou Julien" w:date="2025-07-11T09:54:00Z">
        <w:r w:rsidDel="00446735">
          <w:delText xml:space="preserve">disentangle </w:delText>
        </w:r>
      </w:del>
      <w:ins w:id="3" w:author="Riou Julien" w:date="2025-07-11T09:54:00Z">
        <w:r w:rsidR="00446735">
          <w:t xml:space="preserve">understand </w:t>
        </w:r>
      </w:ins>
      <w:r>
        <w:t xml:space="preserve">these disruptions, we </w:t>
      </w:r>
      <w:proofErr w:type="spellStart"/>
      <w:r>
        <w:t>analysed</w:t>
      </w:r>
      <w:proofErr w:type="spellEnd"/>
      <w:r>
        <w:t xml:space="preserve">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w:t>
      </w:r>
      <w:ins w:id="4" w:author="Riou Julien" w:date="2025-07-11T09:54:00Z">
        <w:r w:rsidR="00446735">
          <w:t xml:space="preserve">death </w:t>
        </w:r>
      </w:ins>
      <w:r>
        <w:t xml:space="preserve">excesses. Cardiovascular deaths spiked </w:t>
      </w:r>
      <w:del w:id="5" w:author="Riou Julien" w:date="2025-07-11T09:54:00Z">
        <w:r w:rsidDel="00446735">
          <w:delText xml:space="preserve">only </w:delText>
        </w:r>
      </w:del>
      <w:r>
        <w:t>during the autumn 2020 wave, whereas no</w:t>
      </w:r>
      <w:ins w:id="6" w:author="Riou Julien" w:date="2025-07-11T09:54:00Z">
        <w:r w:rsidR="00446735">
          <w:t>ne of the studied</w:t>
        </w:r>
      </w:ins>
      <w:r>
        <w:t xml:space="preserve"> cause</w:t>
      </w:r>
      <w:ins w:id="7" w:author="Riou Julien" w:date="2025-07-11T09:54:00Z">
        <w:r w:rsidR="00446735">
          <w:t>s</w:t>
        </w:r>
      </w:ins>
      <w:r>
        <w:t xml:space="preserve"> showed sustained excess over 2020-2021. In those ≥80 years, non-COVID respiratory (–25 %) and mental/neurological (–12 %) deaths </w:t>
      </w:r>
      <w:del w:id="8" w:author="Riou Julien" w:date="2025-07-11T09:55:00Z">
        <w:r w:rsidDel="00446735">
          <w:delText>fell</w:delText>
        </w:r>
      </w:del>
      <w:ins w:id="9" w:author="Riou Julien" w:date="2025-07-11T09:55:00Z">
        <w:r w:rsidR="00446735">
          <w:t>decreased</w:t>
        </w:r>
      </w:ins>
      <w:r>
        <w:t xml:space="preserve">, largely offset by recorded COVID-19 deaths, leaving a modest </w:t>
      </w:r>
      <w:commentRangeStart w:id="10"/>
      <w:r>
        <w:t>+4.5 %</w:t>
      </w:r>
      <w:commentRangeEnd w:id="10"/>
      <w:r w:rsidR="00446735">
        <w:rPr>
          <w:rStyle w:val="CommentReference"/>
        </w:rPr>
        <w:commentReference w:id="10"/>
      </w:r>
      <w:r>
        <w:t xml:space="preserve"> all-cause excess. Cardiovascular and mental/neurological excesses correlated positively with </w:t>
      </w:r>
      <w:ins w:id="11" w:author="Riou Julien" w:date="2025-07-11T09:56:00Z">
        <w:r w:rsidR="00446735">
          <w:t xml:space="preserve">excess mortality attributed to </w:t>
        </w:r>
      </w:ins>
      <w:r>
        <w:t>COVID-19 and other respiratory</w:t>
      </w:r>
      <w:del w:id="12" w:author="Riou Julien" w:date="2025-07-11T09:56:00Z">
        <w:r w:rsidDel="00446735">
          <w:delText xml:space="preserve"> excess mortality</w:delText>
        </w:r>
      </w:del>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findings suggest that mortality disruption</w:t>
      </w:r>
      <w:ins w:id="13" w:author="Riou Julien" w:date="2025-07-11T09:56:00Z">
        <w:r w:rsidR="00446735">
          <w:t>s</w:t>
        </w:r>
      </w:ins>
      <w:r>
        <w:t xml:space="preserve"> during the pandemic likely reflects three overlapping mechanisms</w:t>
      </w:r>
      <w:del w:id="14" w:author="Riou Julien" w:date="2025-07-11T09:57:00Z">
        <w:r w:rsidDel="00446735">
          <w:delText>—</w:delText>
        </w:r>
      </w:del>
      <w:ins w:id="15" w:author="Riou Julien" w:date="2025-07-11T09:57:00Z">
        <w:r w:rsidR="00446735">
          <w:t xml:space="preserve">: </w:t>
        </w:r>
      </w:ins>
      <w:r>
        <w:t>reduced circulation of non-COVID respiratory pathogens, misclassification of COVID-19 deaths (especially as cardiovascular), and mortality displacement</w:t>
      </w:r>
      <w:ins w:id="16" w:author="Riou Julien" w:date="2025-07-11T09:57:00Z">
        <w:r w:rsidR="00446735">
          <w:t>;</w:t>
        </w:r>
      </w:ins>
      <w:del w:id="17" w:author="Riou Julien" w:date="2025-07-11T09:57:00Z">
        <w:r w:rsidDel="00446735">
          <w:delText>-</w:delText>
        </w:r>
      </w:del>
      <w:r>
        <w:t xml:space="preserve"> and </w:t>
      </w:r>
      <w:commentRangeStart w:id="18"/>
      <w:r>
        <w:t>indicate that the true respiratory burden remains underestimated</w:t>
      </w:r>
      <w:commentRangeEnd w:id="18"/>
      <w:r w:rsidR="00446735">
        <w:rPr>
          <w:rStyle w:val="CommentReference"/>
        </w:rPr>
        <w:commentReference w:id="18"/>
      </w:r>
      <w:r>
        <w:t>.</w:t>
      </w:r>
    </w:p>
    <w:p w14:paraId="4E969FDD" w14:textId="77777777" w:rsidR="008C2BB4" w:rsidRDefault="00000000">
      <w:r>
        <w:br w:type="page"/>
      </w:r>
    </w:p>
    <w:p w14:paraId="037FD102" w14:textId="77777777" w:rsidR="008C2BB4" w:rsidRDefault="00000000">
      <w:pPr>
        <w:pStyle w:val="Heading1"/>
      </w:pPr>
      <w:bookmarkStart w:id="19" w:name="introduction"/>
      <w:bookmarkEnd w:id="0"/>
      <w:r>
        <w:rPr>
          <w:rStyle w:val="SectionNumber"/>
        </w:rPr>
        <w:lastRenderedPageBreak/>
        <w:t>2</w:t>
      </w:r>
      <w:r>
        <w:tab/>
        <w:t>Introduction</w:t>
      </w:r>
    </w:p>
    <w:p w14:paraId="5981E688" w14:textId="77777777" w:rsidR="008C2BB4" w:rsidRPr="00314078" w:rsidRDefault="00000000">
      <w:pPr>
        <w:pStyle w:val="FirstParagraph"/>
        <w:rPr>
          <w:lang w:val="en-GB"/>
          <w:rPrChange w:id="20" w:author="Konstantinoudis, Garyfallos" w:date="2025-08-04T16:22:00Z" w16du:dateUtc="2025-08-04T15:22:00Z">
            <w:rPr/>
          </w:rPrChange>
        </w:rPr>
      </w:pPr>
      <w:r>
        <w:t>The COVID-19 pandemic has had a profound impact on mortality around the world. While much attention has focused on deaths directly attributed to SARS-CoV-2 infection, mortality burden during the pandemic extends well beyond these immediate effects, disrupting mortality patterns in many ways</w:t>
      </w:r>
      <w:commentRangeStart w:id="21"/>
      <w:r>
        <w:t xml:space="preserve">. Control measures considerably reduced deaths from respiratory diseases by limiting the circulation of seasonal viruses [1]. Changes in mobility and social behavior affected deaths from external causes, including accidents and suicides </w:t>
      </w:r>
      <w:commentRangeEnd w:id="21"/>
      <w:r w:rsidR="00314078">
        <w:rPr>
          <w:rStyle w:val="CommentReference"/>
        </w:rPr>
        <w:commentReference w:id="21"/>
      </w:r>
      <w:r>
        <w:t xml:space="preserve">[2]. In some countries, healthcare disruptions delayed diagnoses and treatment—particularly for cancer—potentially increasing mortality from certain chronic illnesses [3]. SARS-CoV-2 infection itself may have contributed indirectly to other deaths, especially from cardiovascular causes, either through undiagnosed infection at the time of death or long-term complications following recovery [4]. </w:t>
      </w:r>
      <w:commentRangeStart w:id="22"/>
      <w:r>
        <w:t xml:space="preserve">Finally, mortality displacement—over time or across causes—likely influenced patterns among frail individuals, such as the very elderly or those with poor prognoses [5]. This broader impact is supported by studies showing that, after excluding COVID-19 deaths, mortality from other causes fell below expected </w:t>
      </w:r>
      <w:proofErr w:type="gramStart"/>
      <w:r>
        <w:t>levels—</w:t>
      </w:r>
      <w:proofErr w:type="gramEnd"/>
      <w:r>
        <w:t>highlighting the indirect effects of the pandemic on mortality [6].</w:t>
      </w:r>
      <w:commentRangeEnd w:id="22"/>
      <w:r w:rsidR="00314078">
        <w:rPr>
          <w:rStyle w:val="CommentReference"/>
        </w:rPr>
        <w:commentReference w:id="22"/>
      </w:r>
    </w:p>
    <w:p w14:paraId="6775E112" w14:textId="77777777" w:rsidR="008C2BB4" w:rsidRDefault="00000000">
      <w:pPr>
        <w:pStyle w:val="BodyText"/>
      </w:pPr>
      <w:commentRangeStart w:id="23"/>
      <w:r>
        <w:t xml:space="preserve">To </w:t>
      </w:r>
      <w:commentRangeEnd w:id="23"/>
      <w:r w:rsidR="00314078">
        <w:rPr>
          <w:rStyle w:val="CommentReference"/>
        </w:rPr>
        <w:commentReference w:id="23"/>
      </w:r>
      <w:r>
        <w:t xml:space="preserve">monitor mortality during COVID-19 pandemic, several metrics have been used. COVID-19-related mortality provides an immediate but often incomplete picture, as it only considered direct deaths due to COVID-19, which is subject to </w:t>
      </w:r>
      <w:proofErr w:type="spellStart"/>
      <w:r>
        <w:t>underascertainment</w:t>
      </w:r>
      <w:proofErr w:type="spellEnd"/>
      <w:r>
        <w:t xml:space="preserve"> [6]. All-cause excess mortality, as the difference between observed deaths and the number that would have been expected in the absence of pandemic - is more robust, as it does not rely on cause-of-death classification capturing the total mortality impact. However, as it is a composite measure, it cannot assess whether apparent increases in some causes might be offset by decreases in others. A natural extension is to estimate cause-specific excess mortality, which allows for several advantages. First, it helps decompose the overall mortality impact into its underlying components, clarifying change in relative contributions over time. Second, when aggregated, cause-specific estimates can improve the accuracy of total excess mortality estimates [7]. However, most studies estimating cause-specific excess mortality </w:t>
      </w:r>
      <w:proofErr w:type="spellStart"/>
      <w:r>
        <w:t>analyse</w:t>
      </w:r>
      <w:proofErr w:type="spellEnd"/>
      <w:r>
        <w:t xml:space="preserve"> each cause independently and do not account for correlations across causes [4], [8]</w:t>
      </w:r>
      <w:proofErr w:type="gramStart"/>
      <w:r>
        <w:t>–[</w:t>
      </w:r>
      <w:proofErr w:type="gramEnd"/>
      <w:r>
        <w:t xml:space="preserve">11]. This limits interpretability, as understanding these dependencies—both before and during the </w:t>
      </w:r>
      <w:proofErr w:type="gramStart"/>
      <w:r>
        <w:t>pandemic—</w:t>
      </w:r>
      <w:proofErr w:type="gramEnd"/>
      <w:r>
        <w:t xml:space="preserve">is key to identifying the mechanisms driving disrupted mortality </w:t>
      </w:r>
      <w:proofErr w:type="gramStart"/>
      <w:r>
        <w:t>patterns .</w:t>
      </w:r>
      <w:proofErr w:type="gramEnd"/>
    </w:p>
    <w:p w14:paraId="30485E6F" w14:textId="77777777" w:rsidR="008C2BB4" w:rsidRDefault="00000000">
      <w:pPr>
        <w:pStyle w:val="BodyText"/>
      </w:pPr>
      <w:r>
        <w:t xml:space="preserve">In this study, we aim to fill this gap by estimating cause-specific excess mortality in Switzerland from 2011 to 2021, with a particular focus on cross-cause correlations. We use a Bayesian multivariate model that captures seasonal and long-term trends, accounts for population dynamics, and </w:t>
      </w:r>
      <w:proofErr w:type="gramStart"/>
      <w:r>
        <w:t>models</w:t>
      </w:r>
      <w:proofErr w:type="gramEnd"/>
      <w:r>
        <w:t xml:space="preserve"> correlation across causes through a shared random structure. By examining both the pre-pandemic synchrony in cause-specific mortality and its disruption during the pandemic, we aim to identify signals of misclassification, mortality displacement, and indirect effects of COVID-19. This approach, by highlighting the interdependence of mortality processes— offers new insight into the mechanisms by which the pandemic and its response have disrupted mortality patterns.</w:t>
      </w:r>
    </w:p>
    <w:p w14:paraId="635B9B91" w14:textId="77777777" w:rsidR="008C2BB4" w:rsidRDefault="00000000">
      <w:r>
        <w:br w:type="page"/>
      </w:r>
    </w:p>
    <w:p w14:paraId="4C6C024F" w14:textId="77777777" w:rsidR="008C2BB4" w:rsidRDefault="00000000">
      <w:pPr>
        <w:pStyle w:val="Heading1"/>
      </w:pPr>
      <w:bookmarkStart w:id="24" w:name="methods"/>
      <w:bookmarkEnd w:id="19"/>
      <w:r>
        <w:rPr>
          <w:rStyle w:val="SectionNumber"/>
        </w:rPr>
        <w:lastRenderedPageBreak/>
        <w:t>3</w:t>
      </w:r>
      <w:r>
        <w:tab/>
        <w:t>Methods</w:t>
      </w:r>
    </w:p>
    <w:p w14:paraId="66A17B78" w14:textId="77777777" w:rsidR="008C2BB4" w:rsidRDefault="00000000">
      <w:pPr>
        <w:pStyle w:val="Heading2"/>
      </w:pPr>
      <w:bookmarkStart w:id="25" w:name="data"/>
      <w:r>
        <w:rPr>
          <w:rStyle w:val="SectionNumber"/>
        </w:rPr>
        <w:t>3.1</w:t>
      </w:r>
      <w:r>
        <w:tab/>
        <w:t>Data</w:t>
      </w:r>
    </w:p>
    <w:p w14:paraId="5C0AA493" w14:textId="77777777" w:rsidR="008C2BB4"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causes of death—as well as the official underlying cause of death, which is determined by the FSO based on the coding rules of the International Classification of Diseases, 10th Revision (ICD-10) [12].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1F589085" w14:textId="77777777" w:rsidR="008C2BB4" w:rsidRDefault="00000000">
      <w:pPr>
        <w:pStyle w:val="Heading2"/>
      </w:pPr>
      <w:bookmarkStart w:id="26" w:name="model"/>
      <w:bookmarkEnd w:id="25"/>
      <w:r>
        <w:rPr>
          <w:rStyle w:val="SectionNumber"/>
        </w:rPr>
        <w:t>3.2</w:t>
      </w:r>
      <w:r>
        <w:tab/>
        <w:t>Model</w:t>
      </w:r>
    </w:p>
    <w:p w14:paraId="23ACEE1F" w14:textId="77777777" w:rsidR="008C2BB4" w:rsidRDefault="00000000">
      <w:pPr>
        <w:pStyle w:val="FirstParagraph"/>
      </w:pPr>
      <w:r>
        <w:t>We modeled the weekly number of deaths by cause for each age group using a Poisson distribution with a multivariate structure under a Bayesian framework.</w:t>
      </w:r>
      <w:r>
        <w:br/>
        <w:t>The model accounts for changes in population siz</w:t>
      </w:r>
      <w:commentRangeStart w:id="27"/>
      <w:r>
        <w:t xml:space="preserve">e </w:t>
      </w:r>
      <m:oMath>
        <m:r>
          <w:rPr>
            <w:rFonts w:ascii="Cambria Math" w:hAnsi="Cambria Math"/>
          </w:rPr>
          <m:t>N</m:t>
        </m:r>
      </m:oMath>
      <w:r>
        <w:t xml:space="preserve"> </w:t>
      </w:r>
      <w:commentRangeEnd w:id="27"/>
      <w:r w:rsidR="00314078">
        <w:rPr>
          <w:rStyle w:val="CommentReference"/>
        </w:rPr>
        <w:commentReference w:id="27"/>
      </w:r>
      <w:r>
        <w:t xml:space="preserve">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mortality risk by region and sex, respectively.</w:t>
      </w:r>
      <w:r>
        <w:br/>
        <w:t xml:space="preserve">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[13].</w:t>
      </w:r>
      <w:r>
        <w:br/>
        <w:t xml:space="preserve">To account for the correlation between mortality risks across causes, the model incorporates a multivariate random effect </w:t>
      </w:r>
      <m:oMath>
        <m:r>
          <w:rPr>
            <w:rFonts w:ascii="Cambria Math" w:hAnsi="Cambria Math"/>
          </w:rPr>
          <m:t>ϵ</m:t>
        </m:r>
        <m:r>
          <m:rPr>
            <m:sty m:val="p"/>
          </m:rPr>
          <w:rPr>
            <w:rFonts w:ascii="Cambria Math" w:hAnsi="Cambria Math"/>
          </w:rPr>
          <m:t>∼</m:t>
        </m:r>
        <w:commentRangeStart w:id="28"/>
        <w:commentRangeStart w:id="29"/>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w:commentRangeEnd w:id="28"/>
      <w:r w:rsidR="00EF21AA">
        <w:rPr>
          <w:rStyle w:val="CommentReference"/>
        </w:rPr>
        <w:commentReference w:id="28"/>
      </w:r>
      <w:commentRangeEnd w:id="29"/>
      <w:r w:rsidR="00EF21AA">
        <w:rPr>
          <w:rStyle w:val="CommentReference"/>
        </w:rPr>
        <w:commentReference w:id="29"/>
      </w:r>
      <m:oMath>
        <m:r>
          <w:rPr>
            <w:rFonts w:ascii="Cambria Math" w:hAnsi="Cambria Math"/>
          </w:rPr>
          <m:t>Σ</m:t>
        </m:r>
      </m:oMath>
      <w:r>
        <w:t xml:space="preserve"> is the covariance matrix.</w:t>
      </w:r>
    </w:p>
    <w:p w14:paraId="3C37F0C1" w14:textId="77777777" w:rsidR="008C2BB4" w:rsidRDefault="00000000">
      <w:pPr>
        <w:pStyle w:val="BodyText"/>
      </w:pPr>
      <w:r>
        <w:t>The model is specified as follows:</w:t>
      </w:r>
    </w:p>
    <w:p w14:paraId="491BFF9E"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22A32A1" w14:textId="77777777" w:rsidR="008C2BB4" w:rsidRDefault="00000000">
      <w:pPr>
        <w:pStyle w:val="FirstParagraph"/>
      </w:pPr>
      <w:r>
        <w:t>with</w:t>
      </w:r>
    </w:p>
    <w:p w14:paraId="37E52959" w14:textId="77777777" w:rsidR="008C2BB4"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w:commentRangeStart w:id="30"/>
          <m:sSub>
            <m:sSubPr>
              <m:ctrlPr>
                <w:rPr>
                  <w:rFonts w:ascii="Cambria Math" w:hAnsi="Cambria Math"/>
                </w:rPr>
              </m:ctrlPr>
            </m:sSubPr>
            <m:e>
              <m:r>
                <w:rPr>
                  <w:rFonts w:ascii="Cambria Math" w:hAnsi="Cambria Math"/>
                </w:rPr>
                <m:t>β</m:t>
              </m:r>
            </m:e>
            <m:sub>
              <m:r>
                <w:rPr>
                  <w:rFonts w:ascii="Cambria Math" w:hAnsi="Cambria Math"/>
                </w:rPr>
                <m:t>ir</m:t>
              </m:r>
            </m:sub>
          </m:sSub>
          <w:commentRangeEnd w:id="30"/>
          <m:r>
            <m:rPr>
              <m:sty m:val="p"/>
            </m:rPr>
            <w:rPr>
              <w:rStyle w:val="CommentReference"/>
            </w:rPr>
            <w:commentReference w:id="30"/>
          </m:r>
          <m:r>
            <m:rPr>
              <m:sty m:val="p"/>
            </m:rPr>
            <w:rPr>
              <w:rFonts w:ascii="Cambria Math" w:hAnsi="Cambria Math"/>
            </w:rPr>
            <m:t>+</m:t>
          </m:r>
          <w:commentRangeStart w:id="31"/>
          <m:sSub>
            <m:sSubPr>
              <m:ctrlPr>
                <w:rPr>
                  <w:rFonts w:ascii="Cambria Math" w:hAnsi="Cambria Math"/>
                </w:rPr>
              </m:ctrlPr>
            </m:sSubPr>
            <m:e>
              <m:r>
                <w:rPr>
                  <w:rFonts w:ascii="Cambria Math" w:hAnsi="Cambria Math"/>
                </w:rPr>
                <m:t>γ</m:t>
              </m:r>
            </m:e>
            <m:sub>
              <m:r>
                <w:rPr>
                  <w:rFonts w:ascii="Cambria Math" w:hAnsi="Cambria Math"/>
                </w:rPr>
                <m:t>is</m:t>
              </m:r>
            </m:sub>
          </m:sSub>
          <w:commentRangeEnd w:id="31"/>
          <m:r>
            <m:rPr>
              <m:sty m:val="p"/>
            </m:rPr>
            <w:rPr>
              <w:rStyle w:val="CommentReference"/>
            </w:rPr>
            <w:commentReference w:id="31"/>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w:commentRangeStart w:id="32"/>
          <m:sSub>
            <m:sSubPr>
              <m:ctrlPr>
                <w:rPr>
                  <w:rFonts w:ascii="Cambria Math" w:hAnsi="Cambria Math"/>
                </w:rPr>
              </m:ctrlPr>
            </m:sSubPr>
            <m:e>
              <m:r>
                <w:rPr>
                  <w:rFonts w:ascii="Cambria Math" w:hAnsi="Cambria Math"/>
                </w:rPr>
                <m:t>ϵ</m:t>
              </m:r>
            </m:e>
            <m:sub>
              <m:r>
                <w:rPr>
                  <w:rFonts w:ascii="Cambria Math" w:hAnsi="Cambria Math"/>
                </w:rPr>
                <m:t>i</m:t>
              </m:r>
            </m:sub>
          </m:sSub>
          <w:commentRangeEnd w:id="32"/>
          <m:r>
            <m:rPr>
              <m:sty m:val="p"/>
            </m:rPr>
            <w:rPr>
              <w:rStyle w:val="CommentReference"/>
            </w:rPr>
            <w:commentReference w:id="32"/>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D701385" w14:textId="77777777" w:rsidR="008C2BB4"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7FA9CD7F" w14:textId="77777777" w:rsidR="008C2BB4"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w:commentRangeStart w:id="33"/>
      <m:oMath>
        <m:r>
          <w:rPr>
            <w:rFonts w:ascii="Cambria Math" w:hAnsi="Cambria Math"/>
          </w:rPr>
          <m:t>ϵ</m:t>
        </m:r>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w:t>
      </w:r>
      <w:r>
        <w:br/>
        <w:t xml:space="preserve">We excluded </w:t>
      </w:r>
      <m:oMath>
        <m:r>
          <w:rPr>
            <w:rFonts w:ascii="Cambria Math" w:hAnsi="Cambria Math"/>
          </w:rPr>
          <m:t>ϵ</m:t>
        </m:r>
      </m:oMath>
      <w:r>
        <w:t xml:space="preserve"> because it is designed to capture </w:t>
      </w:r>
      <w:r>
        <w:rPr>
          <w:i/>
          <w:iCs/>
        </w:rPr>
        <w:t>excess mortality</w:t>
      </w:r>
      <w:r>
        <w:t>—that is, unexplained or anomalous variation beyond structured trends.</w:t>
      </w:r>
      <w:commentRangeEnd w:id="33"/>
      <w:r w:rsidR="00EF21AA">
        <w:rPr>
          <w:rStyle w:val="CommentReference"/>
        </w:rPr>
        <w:commentReference w:id="33"/>
      </w:r>
      <w:r>
        <w:br/>
        <w:t xml:space="preserve">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303D8ED4"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49D2113" w14:textId="77777777" w:rsidR="008C2BB4" w:rsidRDefault="00000000">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w:t>
      </w:r>
      <w:proofErr w:type="gramStart"/>
      <w:r>
        <w:t>time period</w:t>
      </w:r>
      <w:proofErr w:type="gramEnd"/>
      <w:r>
        <w:t>.</w:t>
      </w:r>
    </w:p>
    <w:p w14:paraId="5B0AA95F" w14:textId="77777777" w:rsidR="008C2BB4" w:rsidRDefault="00000000">
      <w:pPr>
        <w:pStyle w:val="Heading2"/>
      </w:pPr>
      <w:bookmarkStart w:id="34" w:name="further-analysis"/>
      <w:bookmarkEnd w:id="26"/>
      <w:r>
        <w:rPr>
          <w:rStyle w:val="SectionNumber"/>
        </w:rPr>
        <w:t>3.3</w:t>
      </w:r>
      <w:r>
        <w:tab/>
        <w:t>Further analysis</w:t>
      </w:r>
    </w:p>
    <w:p w14:paraId="431088B0" w14:textId="77777777" w:rsidR="008C2BB4" w:rsidRDefault="00000000">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6C58A658" w14:textId="77777777" w:rsidR="008C2BB4" w:rsidRDefault="00000000">
      <w:pPr>
        <w:pStyle w:val="BodyText"/>
      </w:pPr>
      <w:r>
        <w:t xml:space="preserve">We performed all the analyses in R version 4.4.1 and Stan version 2.35.0 [14]. All code is available from </w:t>
      </w:r>
      <w:hyperlink r:id="rId12">
        <w:r w:rsidR="008C2BB4">
          <w:rPr>
            <w:rStyle w:val="Hyperlink"/>
          </w:rPr>
          <w:t>https://github.com/anthonyhauser/causes-of-deaths</w:t>
        </w:r>
      </w:hyperlink>
      <w:r>
        <w:t>.</w:t>
      </w:r>
    </w:p>
    <w:p w14:paraId="1FF27914" w14:textId="77777777" w:rsidR="008C2BB4" w:rsidRDefault="00000000">
      <w:r>
        <w:br w:type="page"/>
      </w:r>
    </w:p>
    <w:p w14:paraId="341BB887" w14:textId="77777777" w:rsidR="008C2BB4" w:rsidRDefault="00000000">
      <w:pPr>
        <w:pStyle w:val="Heading1"/>
      </w:pPr>
      <w:bookmarkStart w:id="35" w:name="results"/>
      <w:bookmarkEnd w:id="24"/>
      <w:bookmarkEnd w:id="34"/>
      <w:r>
        <w:rPr>
          <w:rStyle w:val="SectionNumber"/>
        </w:rPr>
        <w:lastRenderedPageBreak/>
        <w:t>4</w:t>
      </w:r>
      <w:r>
        <w:tab/>
        <w:t>Results</w:t>
      </w:r>
    </w:p>
    <w:p w14:paraId="2682D8BA" w14:textId="77777777" w:rsidR="008C2BB4" w:rsidRDefault="00000000">
      <w:pPr>
        <w:pStyle w:val="Heading2"/>
      </w:pPr>
      <w:bookmarkStart w:id="36" w:name="distribution-of-deaths"/>
      <w:r>
        <w:rPr>
          <w:rStyle w:val="SectionNumber"/>
        </w:rPr>
        <w:t>4.1</w:t>
      </w:r>
      <w:r>
        <w:tab/>
        <w:t>Distribution of deaths</w:t>
      </w:r>
    </w:p>
    <w:p w14:paraId="04C12E91" w14:textId="77777777" w:rsidR="008C2BB4" w:rsidRDefault="00000000">
      <w:pPr>
        <w:pStyle w:val="FirstParagraph"/>
      </w:pPr>
      <w:r>
        <w:t>In Switzerland, deaths are heavily concentrated among older adults: 88% occurred in individuals aged 65 and over, while fewer than 2% were among those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02241FBC" w14:textId="77777777" w:rsidR="008C2BB4" w:rsidRDefault="00000000">
      <w:pPr>
        <w:pStyle w:val="Heading2"/>
      </w:pPr>
      <w:bookmarkStart w:id="37" w:name="prepandemic-mortality-trends"/>
      <w:bookmarkEnd w:id="36"/>
      <w:r>
        <w:rPr>
          <w:rStyle w:val="SectionNumber"/>
        </w:rPr>
        <w:t>4.2</w:t>
      </w:r>
      <w:r>
        <w:tab/>
      </w:r>
      <w:proofErr w:type="spellStart"/>
      <w:r>
        <w:t>Prepandemic</w:t>
      </w:r>
      <w:proofErr w:type="spellEnd"/>
      <w:r>
        <w:t xml:space="preserve"> mortality trends</w:t>
      </w:r>
    </w:p>
    <w:p w14:paraId="3EE22578" w14:textId="77777777" w:rsidR="008C2BB4" w:rsidRDefault="00000000">
      <w:pPr>
        <w:pStyle w:val="FirstParagraph"/>
      </w:pPr>
      <w:r>
        <w:t xml:space="preserve">The model </w:t>
      </w:r>
      <w:commentRangeStart w:id="38"/>
      <w:r>
        <w:t xml:space="preserve">successfully </w:t>
      </w:r>
      <w:commentRangeEnd w:id="38"/>
      <w:r w:rsidR="00FA24E6">
        <w:rPr>
          <w:rStyle w:val="CommentReference"/>
        </w:rPr>
        <w:commentReference w:id="38"/>
      </w:r>
      <w:r>
        <w:t xml:space="preserve">captures both the seasonal and long-term trends in cause-specific mortality observed between 2011 and 2019 (Fig 2A for individuals aged 80+, and Fig S1–S4 for other age </w:t>
      </w:r>
      <w:commentRangeStart w:id="39"/>
      <w:r>
        <w:t xml:space="preserve">groups). </w:t>
      </w:r>
      <w:commentRangeEnd w:id="39"/>
      <w:r w:rsidR="00EF21AA">
        <w:rPr>
          <w:rStyle w:val="CommentReference"/>
        </w:rPr>
        <w:commentReference w:id="39"/>
      </w:r>
      <w:r>
        <w:t>We observe notable similarities in mortality trends across different causes, both in the expected seasonal patterns and in intermittent episodes of excess mortality that often occur synchronously (e.g., during the winters of 2014/15 and 2016/17). For the 80+ age group</w:t>
      </w:r>
      <w:commentRangeStart w:id="40"/>
      <w:r>
        <w:t xml:space="preserve">, Fig 2B </w:t>
      </w:r>
      <w:commentRangeEnd w:id="40"/>
      <w:r w:rsidR="00FA24E6">
        <w:rPr>
          <w:rStyle w:val="CommentReference"/>
        </w:rPr>
        <w:commentReference w:id="40"/>
      </w:r>
      <w:r>
        <w:t xml:space="preserve">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and over (Fig </w:t>
      </w:r>
      <w:commentRangeStart w:id="41"/>
      <w:r>
        <w:t>2C</w:t>
      </w:r>
      <w:commentRangeEnd w:id="41"/>
      <w:r w:rsidR="00771DDD">
        <w:rPr>
          <w:rStyle w:val="CommentReference"/>
        </w:rPr>
        <w:commentReference w:id="41"/>
      </w:r>
      <w:r>
        <w:t xml:space="preserve">). </w:t>
      </w:r>
      <w:commentRangeStart w:id="42"/>
      <w:r>
        <w:t xml:space="preserve">Specifically, excess deaths from respiratory diseases, mental or neurological disorders, and cardiovascular diseases are highly correlated, with pairwise correlations exceeding </w:t>
      </w:r>
      <w:commentRangeStart w:id="43"/>
      <w:r>
        <w:t>80</w:t>
      </w:r>
      <w:commentRangeEnd w:id="43"/>
      <w:r w:rsidR="00771DDD">
        <w:rPr>
          <w:rStyle w:val="CommentReference"/>
        </w:rPr>
        <w:commentReference w:id="43"/>
      </w:r>
      <w:r>
        <w:t>%.</w:t>
      </w:r>
      <w:commentRangeEnd w:id="42"/>
      <w:r w:rsidR="00771DDD">
        <w:rPr>
          <w:rStyle w:val="CommentReference"/>
        </w:rPr>
        <w:commentReference w:id="42"/>
      </w:r>
    </w:p>
    <w:p w14:paraId="04C452F4" w14:textId="77777777" w:rsidR="008C2BB4" w:rsidRDefault="00000000">
      <w:pPr>
        <w:pStyle w:val="Heading2"/>
      </w:pPr>
      <w:bookmarkStart w:id="44" w:name="covid-19-mortality"/>
      <w:bookmarkEnd w:id="37"/>
      <w:r>
        <w:rPr>
          <w:rStyle w:val="SectionNumber"/>
        </w:rPr>
        <w:t>4.3</w:t>
      </w:r>
      <w:r>
        <w:tab/>
        <w:t>COVID-19 mortality</w:t>
      </w:r>
    </w:p>
    <w:p w14:paraId="7AAF0366" w14:textId="77777777" w:rsidR="008C2BB4" w:rsidRDefault="00000000">
      <w:pPr>
        <w:pStyle w:val="FirstParagraph"/>
      </w:pPr>
      <w:r>
        <w:t xml:space="preserve">The model also captures all-cause mortality, obtained by aggregating deaths across causes. Among individuals aged 65 and over,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(Fig </w:t>
      </w:r>
      <w:commentRangeStart w:id="45"/>
      <w:commentRangeStart w:id="46"/>
      <w:r>
        <w:t>3B</w:t>
      </w:r>
      <w:commentRangeEnd w:id="45"/>
      <w:r w:rsidR="00FA6A14">
        <w:rPr>
          <w:rStyle w:val="CommentReference"/>
        </w:rPr>
        <w:commentReference w:id="45"/>
      </w:r>
      <w:commentRangeEnd w:id="46"/>
      <w:r w:rsidR="00FA6A14">
        <w:rPr>
          <w:rStyle w:val="CommentReference"/>
        </w:rPr>
        <w:commentReference w:id="46"/>
      </w:r>
      <w:r>
        <w:t xml:space="preserve">). </w:t>
      </w:r>
      <w:commentRangeStart w:id="47"/>
      <w:r>
        <w:t>When excluding deaths attributed to COVID-19, we also observe that mortality from other causes was lower than expected in 2020–21 for people aged 65 and over.</w:t>
      </w:r>
      <w:commentRangeEnd w:id="47"/>
      <w:r w:rsidR="00FD34D4">
        <w:rPr>
          <w:rStyle w:val="CommentReference"/>
        </w:rPr>
        <w:commentReference w:id="47"/>
      </w:r>
    </w:p>
    <w:p w14:paraId="27225911" w14:textId="77777777" w:rsidR="008C2BB4" w:rsidRDefault="00000000">
      <w:pPr>
        <w:pStyle w:val="Heading2"/>
      </w:pPr>
      <w:bookmarkStart w:id="48" w:name="X1703572a882412dc6e006803980729019b8b6f9"/>
      <w:bookmarkEnd w:id="44"/>
      <w:r>
        <w:rPr>
          <w:rStyle w:val="SectionNumber"/>
        </w:rPr>
        <w:t>4.4</w:t>
      </w:r>
      <w:r>
        <w:tab/>
        <w:t>Cause-specific excess mortality over time</w:t>
      </w:r>
    </w:p>
    <w:p w14:paraId="6BBFA223" w14:textId="77777777" w:rsidR="008C2BB4" w:rsidRDefault="00000000">
      <w:pPr>
        <w:pStyle w:val="FirstParagraph"/>
      </w:pPr>
      <w:r>
        <w:t>Among individuals aged below 64</w:t>
      </w:r>
      <w:commentRangeStart w:id="49"/>
      <w:commentRangeStart w:id="50"/>
      <w:r>
        <w:t xml:space="preserve">, almost all cause-specific mortalities remained within expected levels, suggesting no evidence of excess mortality during 2020–21. </w:t>
      </w:r>
      <w:commentRangeEnd w:id="49"/>
      <w:r w:rsidR="00FA6A14">
        <w:rPr>
          <w:rStyle w:val="CommentReference"/>
        </w:rPr>
        <w:commentReference w:id="49"/>
      </w:r>
      <w:commentRangeEnd w:id="50"/>
      <w:r w:rsidR="00FA6A14">
        <w:rPr>
          <w:rStyle w:val="CommentReference"/>
        </w:rPr>
        <w:commentReference w:id="50"/>
      </w:r>
      <w:r>
        <w:t xml:space="preserve">A slight excess in suicides was observed among 0-17 (16 [2-28], +54%), but the small number of observed deaths (43) limits interpretation. In contrast, among individuals aged 65–79, a deficit in deaths due to cancers and mental or neurological disorders was observed in 2020–21, </w:t>
      </w:r>
      <w:commentRangeStart w:id="51"/>
      <w:r>
        <w:t xml:space="preserve">with approximately 5% fewer </w:t>
      </w:r>
      <w:commentRangeEnd w:id="51"/>
      <w:r w:rsidR="00FA6A14">
        <w:rPr>
          <w:rStyle w:val="CommentReference"/>
        </w:rPr>
        <w:commentReference w:id="51"/>
      </w:r>
      <w:r>
        <w:t xml:space="preserve">deaths than expected. The largest </w:t>
      </w:r>
      <w:commentRangeStart w:id="52"/>
      <w:r>
        <w:t>decrease occurred during the Alpha wave in January–February 2021. Mortality due to cardiovascular diseases in this group remained within the expected range, although a localized excess was noted during the autumn 2020 wave (+14%).</w:t>
      </w:r>
      <w:commentRangeEnd w:id="52"/>
      <w:r w:rsidR="00FA6A14">
        <w:rPr>
          <w:rStyle w:val="CommentReference"/>
        </w:rPr>
        <w:commentReference w:id="52"/>
      </w:r>
    </w:p>
    <w:p w14:paraId="31BC0510" w14:textId="77777777" w:rsidR="008C2BB4" w:rsidRDefault="00000000">
      <w:pPr>
        <w:pStyle w:val="BodyText"/>
      </w:pPr>
      <w:r>
        <w:lastRenderedPageBreak/>
        <w:t xml:space="preserve">Similar patterns were seen in the 80+ age group.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w:t>
      </w:r>
      <w:proofErr w:type="gramStart"/>
      <w:r>
        <w:t>overall, but</w:t>
      </w:r>
      <w:proofErr w:type="gramEnd"/>
      <w:r>
        <w:t xml:space="preserve">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151B0378" w14:textId="77777777" w:rsidR="008C2BB4" w:rsidRDefault="00000000">
      <w:pPr>
        <w:pStyle w:val="BodyText"/>
      </w:pPr>
      <w:r>
        <w:t>To better understand the apparent decrease in cancer-related mortality, we examined deaths among individuals with a cancer diagnosis, stratified by cancer types grouped according to baseline survival. Unlike previous analyses based on the underlying cause of death, this also included individuals with cancer who died from other causes. Unlike the number of deaths due to cancer (pink), the number of individuals dying with cancer did not decline during the pandemic and even increased among those aged 80 and over (Fig S10A). We notice that the decrease in deaths due cancer was concentrated among cancers with low baseline survival (Fig S10B). Conversely, among individuals with cancer dying from another cause, the largest excess was observed in those with high-survival cancer type (Fig S10C).</w:t>
      </w:r>
    </w:p>
    <w:p w14:paraId="4860BF1A" w14:textId="77777777" w:rsidR="008C2BB4" w:rsidRDefault="00000000">
      <w:pPr>
        <w:pStyle w:val="Heading2"/>
      </w:pPr>
      <w:bookmarkStart w:id="53" w:name="Xd537387f716daf71b655cf5953dad128feb954d"/>
      <w:bookmarkEnd w:id="48"/>
      <w:r>
        <w:rPr>
          <w:rStyle w:val="SectionNumber"/>
        </w:rPr>
        <w:t>4.5</w:t>
      </w:r>
      <w:r>
        <w:tab/>
        <w:t>Correlation with respiratory diseases in 2020-21</w:t>
      </w:r>
    </w:p>
    <w:p w14:paraId="42901E3D" w14:textId="77777777" w:rsidR="008C2BB4" w:rsidRDefault="00000000">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and over (Fig 5 and Fig S11). Similar correlations were also found with other respiratory diseases, reflecting the high correlations inferred by the model for the </w:t>
      </w:r>
      <w:proofErr w:type="spellStart"/>
      <w:r>
        <w:t>prepandemic</w:t>
      </w:r>
      <w:proofErr w:type="spellEnd"/>
      <w:r>
        <w:t xml:space="preserve">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2DE4E32D" w14:textId="77777777" w:rsidR="008C2BB4" w:rsidRDefault="00000000">
      <w:r>
        <w:br w:type="page"/>
      </w:r>
    </w:p>
    <w:p w14:paraId="40EC0718" w14:textId="77777777" w:rsidR="008C2BB4" w:rsidRDefault="00000000">
      <w:pPr>
        <w:pStyle w:val="Heading1"/>
      </w:pPr>
      <w:bookmarkStart w:id="54" w:name="discussion"/>
      <w:bookmarkEnd w:id="35"/>
      <w:bookmarkEnd w:id="53"/>
      <w:r>
        <w:rPr>
          <w:rStyle w:val="SectionNumber"/>
        </w:rPr>
        <w:lastRenderedPageBreak/>
        <w:t>5</w:t>
      </w:r>
      <w:r>
        <w:tab/>
        <w:t>Discussion</w:t>
      </w:r>
    </w:p>
    <w:p w14:paraId="39D90414" w14:textId="77777777" w:rsidR="008C2BB4" w:rsidRDefault="00000000">
      <w:pPr>
        <w:pStyle w:val="Heading2"/>
      </w:pPr>
      <w:bookmarkStart w:id="55" w:name="summary"/>
      <w:r>
        <w:rPr>
          <w:rStyle w:val="SectionNumber"/>
        </w:rPr>
        <w:t>5.1</w:t>
      </w:r>
      <w:r>
        <w:tab/>
        <w:t>Summary</w:t>
      </w:r>
    </w:p>
    <w:p w14:paraId="557E3D5E" w14:textId="77777777" w:rsidR="008C2BB4" w:rsidRDefault="00000000">
      <w:pPr>
        <w:pStyle w:val="FirstParagraph"/>
      </w:pPr>
      <w:r>
        <w:t xml:space="preserve">We modelled cause-specific mortality trends in Switzerland from 2011 to 2019 to assess excess mortality during the COVID-19 pandemic in 2020–2021. Compared with the </w:t>
      </w:r>
      <w:proofErr w:type="spellStart"/>
      <w:r>
        <w:t>prepandemic</w:t>
      </w:r>
      <w:proofErr w:type="spellEnd"/>
      <w:r>
        <w:t xml:space="preserve">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offset by COVID-19 deaths, resulting in persistent all-cause excess mortality. These shifts likely reflect a combination of mechanisms, including mortality displacement, competing risks, and reduced circulation of other pathogens due to public-health measures. </w:t>
      </w:r>
    </w:p>
    <w:p w14:paraId="670531A3" w14:textId="77777777" w:rsidR="008C2BB4" w:rsidRDefault="00000000">
      <w:pPr>
        <w:pStyle w:val="Heading2"/>
      </w:pPr>
      <w:bookmarkStart w:id="56" w:name="Xacf3f3f9a295da438b4923d264beecd65af4f57"/>
      <w:bookmarkEnd w:id="55"/>
      <w:r>
        <w:rPr>
          <w:rStyle w:val="SectionNumber"/>
        </w:rPr>
        <w:t>5.2</w:t>
      </w:r>
      <w:r>
        <w:tab/>
      </w:r>
      <w:commentRangeStart w:id="57"/>
      <w:r>
        <w:t xml:space="preserve">Potential </w:t>
      </w:r>
      <w:commentRangeEnd w:id="57"/>
      <w:r w:rsidR="005B0DB1">
        <w:rPr>
          <w:rStyle w:val="CommentReference"/>
          <w:rFonts w:asciiTheme="minorHAnsi" w:eastAsiaTheme="minorHAnsi" w:hAnsiTheme="minorHAnsi" w:cstheme="minorBidi"/>
          <w:b w:val="0"/>
          <w:bCs w:val="0"/>
          <w:color w:val="auto"/>
        </w:rPr>
        <w:commentReference w:id="57"/>
      </w:r>
      <w:r>
        <w:t>explanations for the observed patterns: 4 types of disruption</w:t>
      </w:r>
    </w:p>
    <w:p w14:paraId="4D4E2909" w14:textId="77777777" w:rsidR="008C2BB4" w:rsidRDefault="00000000">
      <w:pPr>
        <w:pStyle w:val="FirstParagraph"/>
      </w:pPr>
      <w:r>
        <w:t xml:space="preserve">Four broad disruptions could explain the observed patterns. First, under-ascertainment of COVID-19 deaths inflated the counts attributed to other causes. Modelling work by Riou et al. suggests that only 72% of COVID-19 deaths 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p>
    <w:p w14:paraId="4A890A8C" w14:textId="77777777" w:rsidR="008C2BB4" w:rsidRDefault="00000000">
      <w:pPr>
        <w:pStyle w:val="BodyText"/>
      </w:pPr>
      <w:r>
        <w:t>Second, sequelae of SARS-CoV-2 infection may increase cause-specific mortality. Cohort studies have documented a higher individual risk of delayed complications—particularly cardiovascular events—months after infection [15], [16]. Population-level analyses show that these late effects contributed to sustained excess cardiovascular mortality in 2021 in countries such as the United States [4] and the United Kingdom [17]. Such effects are difficult to detect in the comparatively healthy Swiss population and may overlap with other disruptions—such as misclassified COVID-19 deaths or mortality displacement—complicating interpretation.</w:t>
      </w:r>
    </w:p>
    <w:p w14:paraId="06667341" w14:textId="77777777" w:rsidR="008C2BB4" w:rsidRDefault="00000000">
      <w:pPr>
        <w:pStyle w:val="BodyText"/>
      </w:pPr>
      <w:r>
        <w:t xml:space="preserve">The clearest signal appears in mental and neurological disorders: among people aged 65 and over,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disorders that decline slowly, such as dementia, its impact may appear almost immediately when remaining life expectancy is short—for example, in certain advanced cancers. We showed that the apparent fall in cancer deaths at the end of 2020 was offset by an increase in cancer patients dying from other causes, mainly COVID-19. The decline was concentrated in cancers with low baseline survival, where strong competing risk with COVID-19 intensifies displacement from cancer to COVID-19, a mechanism also reproduced theoretically through simulation-based modelling work [18]. This mechanism also explains the negative temporal correlation between cancer excess mortality and COVID-19 deaths, a pattern likewise observed across US </w:t>
      </w:r>
      <w:proofErr w:type="gramStart"/>
      <w:r>
        <w:t>states[</w:t>
      </w:r>
      <w:proofErr w:type="gramEnd"/>
      <w:r>
        <w:t>19].</w:t>
      </w:r>
    </w:p>
    <w:p w14:paraId="236048A6" w14:textId="77777777" w:rsidR="008C2BB4" w:rsidRDefault="00000000">
      <w:pPr>
        <w:pStyle w:val="BodyText"/>
      </w:pPr>
      <w:r>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w:t>
      </w:r>
      <w:r>
        <w:lastRenderedPageBreak/>
        <w:t xml:space="preserve">their absence likely reduced mortality from causes that depend on them, especially in adults aged 80 and over;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[20]. </w:t>
      </w:r>
    </w:p>
    <w:p w14:paraId="3FCFDF72" w14:textId="77777777" w:rsidR="008C2BB4" w:rsidRDefault="00000000">
      <w:pPr>
        <w:pStyle w:val="Heading2"/>
      </w:pPr>
      <w:bookmarkStart w:id="58" w:name="cross-cause-correlation"/>
      <w:bookmarkEnd w:id="56"/>
      <w:r>
        <w:rPr>
          <w:rStyle w:val="SectionNumber"/>
        </w:rPr>
        <w:t>5.3</w:t>
      </w:r>
      <w:r>
        <w:tab/>
        <w:t>Cross-cause correlation</w:t>
      </w:r>
    </w:p>
    <w:p w14:paraId="24BBFBC5" w14:textId="77777777" w:rsidR="008C2BB4" w:rsidRDefault="00000000">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w:t>
      </w:r>
      <w:proofErr w:type="gramStart"/>
      <w:r>
        <w:t>actually infection-related</w:t>
      </w:r>
      <w:proofErr w:type="gramEnd"/>
      <w:r>
        <w:t xml:space="preserve"> (either biologically triggered events or misclassified deaths) [21], [22].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respiratory disease and flu waves were almost non-existent in winter 2020-21. While the exact mechanisms need to be investigated in more depth, this strongly suggests that the contribution of respiratory pathogens on overall mortality remained underestimated.</w:t>
      </w:r>
    </w:p>
    <w:p w14:paraId="5AB688DC" w14:textId="77777777" w:rsidR="008C2BB4" w:rsidRDefault="00000000">
      <w:pPr>
        <w:pStyle w:val="Heading2"/>
      </w:pPr>
      <w:bookmarkStart w:id="59" w:name="strengths-limitations-and-perspectives"/>
      <w:bookmarkEnd w:id="58"/>
      <w:r>
        <w:rPr>
          <w:rStyle w:val="SectionNumber"/>
        </w:rPr>
        <w:t>5.4</w:t>
      </w:r>
      <w:r>
        <w:tab/>
        <w:t>Strengths, limitations and perspectives</w:t>
      </w:r>
    </w:p>
    <w:p w14:paraId="27AD4706" w14:textId="77777777" w:rsidR="008C2BB4" w:rsidRDefault="00000000">
      <w:pPr>
        <w:pStyle w:val="FirstParagraph"/>
      </w:pPr>
      <w:r>
        <w:t>The study has several strengths. We exploited the COVID-19 disruption, which temporarily decoupled normally synchronized causes of death, to probe 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[8]</w:t>
      </w:r>
      <w:proofErr w:type="gramStart"/>
      <w:r>
        <w:t>–[</w:t>
      </w:r>
      <w:proofErr w:type="gramEnd"/>
      <w:r>
        <w:t>11], [23]. Other approaches that have formally modeled cross-cause correlation, used tensors or multi-cause Gaussian processes, but their complexity often prevents a clear understanding of how cause-specific mortalities are related [7], [24].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3D8A889F" w14:textId="77777777" w:rsidR="008C2BB4" w:rsidRDefault="00000000">
      <w:pPr>
        <w:pStyle w:val="BodyText"/>
      </w:pPr>
      <w:r>
        <w:t xml:space="preserve">The study also has limitations. First, most analyses rely solely on the underlying cause of death, limiting our ability to capture mechanisms such as mortality displacement. Still, the cancer example illustrates how multiple-cause-of-death data can account for an apparent drop in mortality. Systematic use of such data would support two complementary approaches: frailty-survival models to capture temporal displacement by account </w:t>
      </w:r>
      <w:proofErr w:type="gramStart"/>
      <w:r>
        <w:t>for</w:t>
      </w:r>
      <w:proofErr w:type="gramEnd"/>
      <w:r>
        <w:t xml:space="preserve"> unobserved </w:t>
      </w:r>
      <w:proofErr w:type="gramStart"/>
      <w:r>
        <w:t>heterogeneity, and</w:t>
      </w:r>
      <w:proofErr w:type="gramEnd"/>
      <w:r>
        <w:t xml:space="preserve"> competing-risk models to capture displacement across causes by redistributing deaths among alternatives [5], [25]. Misclassification, however, may persist even with richer cause-of-death information. Second, excess-mortality estimates carry unavoidable uncertainty because they are compared to an unobserved counterfactual baseline. Third, some model assumptions—static effects across sex, </w:t>
      </w:r>
      <w:r>
        <w:lastRenderedPageBreak/>
        <w:t>region, and broad age bands—may oversimplify reality. Fourth, reliance on aggregated data raises the risk of ecological bias: correlations seen at the population level—for example between COVID-19 and cardiovascular mortality—do not imply causation for individual cases. Finally, the dataset ends in 2021, limiting our ability to assess the long-term effects of COVID-19 on cause-specific mortality.</w:t>
      </w:r>
    </w:p>
    <w:p w14:paraId="06A814A1" w14:textId="77777777" w:rsidR="008C2BB4" w:rsidRDefault="00000000">
      <w:pPr>
        <w:pStyle w:val="BodyText"/>
      </w:pPr>
      <w:r>
        <w:t xml:space="preserve">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w:t>
      </w:r>
      <w:proofErr w:type="spellStart"/>
      <w:r>
        <w:t>generalisable</w:t>
      </w:r>
      <w:proofErr w:type="spellEnd"/>
      <w:r>
        <w:t>.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792C284C" w14:textId="77777777" w:rsidR="008C2BB4" w:rsidRDefault="00000000">
      <w:r>
        <w:br w:type="page"/>
      </w:r>
    </w:p>
    <w:p w14:paraId="2E12D436" w14:textId="77777777" w:rsidR="008C2BB4" w:rsidRDefault="00000000">
      <w:pPr>
        <w:pStyle w:val="Heading1"/>
      </w:pPr>
      <w:bookmarkStart w:id="60" w:name="figures"/>
      <w:bookmarkEnd w:id="54"/>
      <w:bookmarkEnd w:id="59"/>
      <w:r>
        <w:rPr>
          <w:rStyle w:val="SectionNumber"/>
        </w:rPr>
        <w:lastRenderedPageBreak/>
        <w:t>6</w:t>
      </w:r>
      <w:r>
        <w:tab/>
        <w:t>Figures</w:t>
      </w:r>
    </w:p>
    <w:p w14:paraId="2363E4F9" w14:textId="77777777" w:rsidR="008C2BB4" w:rsidRDefault="00000000">
      <w:pPr>
        <w:pStyle w:val="FirstParagraph"/>
      </w:pPr>
      <w:r>
        <w:rPr>
          <w:noProof/>
        </w:rPr>
        <w:drawing>
          <wp:inline distT="0" distB="0" distL="0" distR="0" wp14:anchorId="1DBBDF69" wp14:editId="4B768C9F">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4A53F7A1" w14:textId="77777777" w:rsidR="008C2BB4" w:rsidRDefault="00000000">
      <w:pPr>
        <w:pStyle w:val="BodyText"/>
      </w:pPr>
      <w:r>
        <w:rPr>
          <w:b/>
          <w:bCs/>
        </w:rPr>
        <w:t>Figure 1.</w:t>
      </w:r>
      <w:r>
        <w:t xml:space="preserve"> Cause-of-death data in 2020-21. A. Number of deaths by age groups in 2020-21. B. Distribution of the deaths </w:t>
      </w:r>
      <w:proofErr w:type="spellStart"/>
      <w:r>
        <w:t>occured</w:t>
      </w:r>
      <w:proofErr w:type="spellEnd"/>
      <w:r>
        <w:t xml:space="preserve"> in 2020-21 over the nine causes of deaths for each age group.</w:t>
      </w:r>
    </w:p>
    <w:p w14:paraId="124FA6CB" w14:textId="77777777" w:rsidR="008C2BB4" w:rsidRDefault="00000000">
      <w:pPr>
        <w:pStyle w:val="BodyText"/>
      </w:pPr>
      <w:r>
        <w:rPr>
          <w:noProof/>
        </w:rPr>
        <w:lastRenderedPageBreak/>
        <w:drawing>
          <wp:inline distT="0" distB="0" distL="0" distR="0" wp14:anchorId="1DFD828F" wp14:editId="218676C7">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14BE8248" w14:textId="77777777" w:rsidR="008C2BB4"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w:t>
      </w:r>
      <w:proofErr w:type="spellStart"/>
      <w:r>
        <w:t>occured</w:t>
      </w:r>
      <w:proofErr w:type="spellEnd"/>
      <w:r>
        <w:t xml:space="preserve"> during winter). The black points and lines represent the posterior estimate of the peak with 95% </w:t>
      </w:r>
      <w:proofErr w:type="spellStart"/>
      <w:r>
        <w:t>CrI</w:t>
      </w:r>
      <w:proofErr w:type="spellEnd"/>
      <w:r>
        <w:t>.</w:t>
      </w:r>
    </w:p>
    <w:p w14:paraId="6B98B109" w14:textId="77777777" w:rsidR="008C2BB4" w:rsidRDefault="00000000">
      <w:pPr>
        <w:pStyle w:val="BodyText"/>
      </w:pPr>
      <w:r>
        <w:rPr>
          <w:noProof/>
        </w:rPr>
        <w:drawing>
          <wp:inline distT="0" distB="0" distL="0" distR="0" wp14:anchorId="3E876711" wp14:editId="6B89C88C">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5BCC9EE7" w14:textId="77777777" w:rsidR="008C2BB4"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w:t>
      </w:r>
      <w:proofErr w:type="gramStart"/>
      <w:r>
        <w:t>corresponds</w:t>
      </w:r>
      <w:proofErr w:type="gramEnd"/>
      <w:r>
        <w:t xml:space="preserve"> to the model posterior mean (i.e., expected mortality) with 95% </w:t>
      </w:r>
      <w:proofErr w:type="spellStart"/>
      <w:r>
        <w:t>CrI</w:t>
      </w:r>
      <w:proofErr w:type="spellEnd"/>
      <w:r>
        <w:t>. B. Cumulative number of excess deaths with (in yellow) or without (in red) COVID-19 deaths, for each age group.</w:t>
      </w:r>
    </w:p>
    <w:p w14:paraId="53F8EED7" w14:textId="77777777" w:rsidR="008C2BB4" w:rsidRDefault="00000000">
      <w:pPr>
        <w:pStyle w:val="BodyText"/>
      </w:pPr>
      <w:r>
        <w:rPr>
          <w:noProof/>
        </w:rPr>
        <w:drawing>
          <wp:inline distT="0" distB="0" distL="0" distR="0" wp14:anchorId="1FDF86BE" wp14:editId="5D40DF7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0FEF8FAA" w14:textId="77777777" w:rsidR="008C2BB4" w:rsidRDefault="00000000">
      <w:pPr>
        <w:pStyle w:val="BodyText"/>
      </w:pPr>
      <w:r>
        <w:rPr>
          <w:b/>
          <w:bCs/>
        </w:rPr>
        <w:t>Figure 4.</w:t>
      </w:r>
      <w:r>
        <w:t xml:space="preserve"> Cause-specific excess mortality by phase. Black lines and gray area correspond to posterior mean and 95% </w:t>
      </w:r>
      <w:proofErr w:type="spellStart"/>
      <w:r>
        <w:t>CrI</w:t>
      </w:r>
      <w:proofErr w:type="spellEnd"/>
      <w:r>
        <w:t xml:space="preserve"> of the cumulative (relative and absolute) excess mortality over 2020-21, respectively. The colored points and vertical lines </w:t>
      </w:r>
      <w:proofErr w:type="gramStart"/>
      <w:r>
        <w:t>corresponds</w:t>
      </w:r>
      <w:proofErr w:type="gramEnd"/>
      <w:r>
        <w:t xml:space="preserve"> to posterior </w:t>
      </w:r>
      <w:proofErr w:type="gramStart"/>
      <w:r>
        <w:t>mean</w:t>
      </w:r>
      <w:proofErr w:type="gramEnd"/>
      <w:r>
        <w:t xml:space="preserve"> and 95% </w:t>
      </w:r>
      <w:proofErr w:type="spellStart"/>
      <w:r>
        <w:t>CrI</w:t>
      </w:r>
      <w:proofErr w:type="spellEnd"/>
      <w:r>
        <w:t xml:space="preserve"> of the relative excess mortality by phase, respectively. The phases are delimited by the dashed vertical lines. Panels A to D represents the different a</w:t>
      </w:r>
      <w:commentRangeStart w:id="61"/>
      <w:r>
        <w:t>ge groups. See Fig S5-S9 for the excess mortality by phase for each cause and each age group.</w:t>
      </w:r>
      <w:commentRangeEnd w:id="61"/>
      <w:r w:rsidR="00FD34D4">
        <w:rPr>
          <w:rStyle w:val="CommentReference"/>
        </w:rPr>
        <w:commentReference w:id="61"/>
      </w:r>
    </w:p>
    <w:p w14:paraId="74673343" w14:textId="77777777" w:rsidR="008C2BB4" w:rsidRDefault="00000000">
      <w:pPr>
        <w:pStyle w:val="BodyText"/>
      </w:pPr>
      <w:r>
        <w:rPr>
          <w:noProof/>
        </w:rPr>
        <w:lastRenderedPageBreak/>
        <w:drawing>
          <wp:inline distT="0" distB="0" distL="0" distR="0" wp14:anchorId="1CC8E9A4" wp14:editId="62B7E828">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6268E9F" w14:textId="77777777" w:rsidR="008C2BB4" w:rsidRDefault="00000000">
      <w:pPr>
        <w:pStyle w:val="BodyText"/>
      </w:pPr>
      <w:r>
        <w:rPr>
          <w:b/>
          <w:bCs/>
        </w:rPr>
        <w:t>Figure 5.</w:t>
      </w:r>
      <w:r>
        <w:t xml:space="preserve"> Partial correlation between excess mortality due to either COVID-19 (red) or to other respiratory diseases (blue, tagged as “</w:t>
      </w:r>
      <w:proofErr w:type="gramStart"/>
      <w:r>
        <w:t>Respiratory Diseases</w:t>
      </w:r>
      <w:proofErr w:type="gramEnd"/>
      <w:r>
        <w:t xml:space="preserve">”) and excess mortality due to cardiovascular diseases, cancers or mental/neurological diseases, for 65-79 and 80+ age groups, considering different lags (in weeks). Solid color lines correspond to the posterior mean and </w:t>
      </w:r>
      <w:proofErr w:type="gramStart"/>
      <w:r>
        <w:t>shaded</w:t>
      </w:r>
      <w:proofErr w:type="gramEnd"/>
      <w:r>
        <w:t xml:space="preserve"> colored area to the 95% </w:t>
      </w:r>
      <w:proofErr w:type="spellStart"/>
      <w:r>
        <w:t>CrI</w:t>
      </w:r>
      <w:proofErr w:type="spellEnd"/>
      <w:r>
        <w:t>. A positive lag corresponds to the situation where either excess mortality due to respiratory diseases (either COVID-19 or other respiratory diseases) occurs slightly after excess mortality due to considered cause.</w:t>
      </w:r>
    </w:p>
    <w:p w14:paraId="003A3837" w14:textId="77777777" w:rsidR="008C2BB4" w:rsidRDefault="00000000">
      <w:r>
        <w:br w:type="page"/>
      </w:r>
    </w:p>
    <w:p w14:paraId="548B5046" w14:textId="77777777" w:rsidR="008C2BB4" w:rsidRDefault="00000000">
      <w:pPr>
        <w:pStyle w:val="Heading1"/>
      </w:pPr>
      <w:bookmarkStart w:id="62" w:name="data-sharing-statement"/>
      <w:bookmarkEnd w:id="60"/>
      <w:r>
        <w:rPr>
          <w:rStyle w:val="SectionNumber"/>
        </w:rPr>
        <w:lastRenderedPageBreak/>
        <w:t>7</w:t>
      </w:r>
      <w:r>
        <w:tab/>
        <w:t>Data sharing statement</w:t>
      </w:r>
    </w:p>
    <w:p w14:paraId="7F937368" w14:textId="77777777" w:rsidR="008C2BB4" w:rsidRDefault="00000000">
      <w:pPr>
        <w:pStyle w:val="Heading1"/>
      </w:pPr>
      <w:bookmarkStart w:id="63" w:name="acknowledgements"/>
      <w:bookmarkEnd w:id="62"/>
      <w:r>
        <w:rPr>
          <w:rStyle w:val="SectionNumber"/>
        </w:rPr>
        <w:t>8</w:t>
      </w:r>
      <w:r>
        <w:tab/>
        <w:t>Acknowledgements</w:t>
      </w:r>
    </w:p>
    <w:p w14:paraId="56BF4D2C" w14:textId="77777777" w:rsidR="008C2BB4" w:rsidRDefault="00000000">
      <w:r>
        <w:br w:type="page"/>
      </w:r>
    </w:p>
    <w:p w14:paraId="04007C83" w14:textId="77777777" w:rsidR="008C2BB4" w:rsidRDefault="00000000">
      <w:pPr>
        <w:pStyle w:val="Heading1"/>
      </w:pPr>
      <w:bookmarkStart w:id="64" w:name="references"/>
      <w:bookmarkEnd w:id="63"/>
      <w:r>
        <w:lastRenderedPageBreak/>
        <w:t>References</w:t>
      </w:r>
    </w:p>
    <w:p w14:paraId="21B553CE" w14:textId="77777777" w:rsidR="008C2BB4" w:rsidRDefault="00000000">
      <w:pPr>
        <w:pStyle w:val="Bibliography"/>
      </w:pPr>
      <w:bookmarkStart w:id="65" w:name="ref-olsen_decreased_2020"/>
      <w:bookmarkStart w:id="66"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w:t>
      </w:r>
      <w:proofErr w:type="spellStart"/>
      <w:r>
        <w:t>doi</w:t>
      </w:r>
      <w:proofErr w:type="spellEnd"/>
      <w:r>
        <w:t xml:space="preserve">: </w:t>
      </w:r>
      <w:hyperlink r:id="rId18">
        <w:r w:rsidR="008C2BB4">
          <w:rPr>
            <w:rStyle w:val="Hyperlink"/>
          </w:rPr>
          <w:t>10.1111/ajt.16381</w:t>
        </w:r>
      </w:hyperlink>
      <w:r>
        <w:t>.</w:t>
      </w:r>
    </w:p>
    <w:p w14:paraId="445CD1BD" w14:textId="77777777" w:rsidR="008C2BB4" w:rsidRDefault="00000000">
      <w:pPr>
        <w:pStyle w:val="Bibliography"/>
      </w:pPr>
      <w:bookmarkStart w:id="67" w:name="ref-lantos_impact_2024"/>
      <w:bookmarkEnd w:id="65"/>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w:t>
      </w:r>
      <w:proofErr w:type="spellStart"/>
      <w:r>
        <w:t>doi</w:t>
      </w:r>
      <w:proofErr w:type="spellEnd"/>
      <w:r>
        <w:t xml:space="preserve">: </w:t>
      </w:r>
      <w:hyperlink r:id="rId19">
        <w:r w:rsidR="008C2BB4">
          <w:rPr>
            <w:rStyle w:val="Hyperlink"/>
          </w:rPr>
          <w:t>10.1038/s41598-024-68604-3</w:t>
        </w:r>
      </w:hyperlink>
      <w:r>
        <w:t>.</w:t>
      </w:r>
    </w:p>
    <w:p w14:paraId="37E71993" w14:textId="77777777" w:rsidR="008C2BB4" w:rsidRDefault="00000000">
      <w:pPr>
        <w:pStyle w:val="Bibliography"/>
      </w:pPr>
      <w:bookmarkStart w:id="68" w:name="ref-maringe_impact_2020"/>
      <w:bookmarkEnd w:id="67"/>
      <w:r>
        <w:t xml:space="preserve">[3] </w:t>
      </w:r>
      <w:r>
        <w:tab/>
        <w:t xml:space="preserve">C. </w:t>
      </w:r>
      <w:proofErr w:type="spellStart"/>
      <w:r>
        <w:t>Maringe</w:t>
      </w:r>
      <w:proofErr w:type="spellEnd"/>
      <w:r>
        <w:t xml:space="preserv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w:t>
      </w:r>
      <w:proofErr w:type="spellStart"/>
      <w:r>
        <w:t>doi</w:t>
      </w:r>
      <w:proofErr w:type="spellEnd"/>
      <w:r>
        <w:t xml:space="preserve">: </w:t>
      </w:r>
      <w:hyperlink r:id="rId20">
        <w:r w:rsidR="008C2BB4">
          <w:rPr>
            <w:rStyle w:val="Hyperlink"/>
          </w:rPr>
          <w:t>10.1016/S1470-2045(20)30388-0</w:t>
        </w:r>
      </w:hyperlink>
      <w:r>
        <w:t>.</w:t>
      </w:r>
    </w:p>
    <w:p w14:paraId="37CCF50B" w14:textId="77777777" w:rsidR="008C2BB4" w:rsidRDefault="00000000">
      <w:pPr>
        <w:pStyle w:val="Bibliography"/>
      </w:pPr>
      <w:bookmarkStart w:id="69" w:name="ref-han_excess_2023"/>
      <w:bookmarkEnd w:id="68"/>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w:t>
      </w:r>
      <w:proofErr w:type="spellStart"/>
      <w:r>
        <w:t>doi</w:t>
      </w:r>
      <w:proofErr w:type="spellEnd"/>
      <w:r>
        <w:t xml:space="preserve">: </w:t>
      </w:r>
      <w:hyperlink r:id="rId21">
        <w:r w:rsidR="008C2BB4">
          <w:rPr>
            <w:rStyle w:val="Hyperlink"/>
          </w:rPr>
          <w:t>10.1038/s44161-023-00220-2</w:t>
        </w:r>
      </w:hyperlink>
      <w:r>
        <w:t>.</w:t>
      </w:r>
    </w:p>
    <w:p w14:paraId="4CE17C44" w14:textId="77777777" w:rsidR="008C2BB4" w:rsidRDefault="00000000">
      <w:pPr>
        <w:pStyle w:val="Bibliography"/>
      </w:pPr>
      <w:bookmarkStart w:id="70" w:name="ref-holleyman_adjusting_2023"/>
      <w:bookmarkEnd w:id="69"/>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w:t>
      </w:r>
      <w:proofErr w:type="spellStart"/>
      <w:r>
        <w:t>doi</w:t>
      </w:r>
      <w:proofErr w:type="spellEnd"/>
      <w:r>
        <w:t xml:space="preserve">: </w:t>
      </w:r>
      <w:hyperlink r:id="rId22">
        <w:r w:rsidR="008C2BB4">
          <w:rPr>
            <w:rStyle w:val="Hyperlink"/>
          </w:rPr>
          <w:t>10.1186/s12874-023-01984-8</w:t>
        </w:r>
      </w:hyperlink>
      <w:r>
        <w:t>.</w:t>
      </w:r>
    </w:p>
    <w:p w14:paraId="01690B4F" w14:textId="77777777" w:rsidR="008C2BB4" w:rsidRDefault="00000000">
      <w:pPr>
        <w:pStyle w:val="Bibliography"/>
      </w:pPr>
      <w:bookmarkStart w:id="71" w:name="ref-riou_direct_2023"/>
      <w:bookmarkEnd w:id="70"/>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w:t>
      </w:r>
      <w:proofErr w:type="spellStart"/>
      <w:r>
        <w:t>doi</w:t>
      </w:r>
      <w:proofErr w:type="spellEnd"/>
      <w:r>
        <w:t xml:space="preserve">: </w:t>
      </w:r>
      <w:hyperlink r:id="rId23">
        <w:r w:rsidR="008C2BB4">
          <w:rPr>
            <w:rStyle w:val="Hyperlink"/>
          </w:rPr>
          <w:t>10.1038/s41467-022-35770-9</w:t>
        </w:r>
      </w:hyperlink>
      <w:r>
        <w:t>.</w:t>
      </w:r>
    </w:p>
    <w:p w14:paraId="35E37791" w14:textId="77777777" w:rsidR="008C2BB4" w:rsidRDefault="00000000">
      <w:pPr>
        <w:pStyle w:val="Bibliography"/>
      </w:pPr>
      <w:bookmarkStart w:id="72" w:name="ref-huynh_joint_2024"/>
      <w:bookmarkEnd w:id="71"/>
      <w:r>
        <w:t xml:space="preserve">[7] </w:t>
      </w:r>
      <w:r>
        <w:tab/>
        <w:t xml:space="preserve">N. Huynh and M. </w:t>
      </w:r>
      <w:proofErr w:type="spellStart"/>
      <w:r>
        <w:t>Ludkovski</w:t>
      </w:r>
      <w:proofErr w:type="spellEnd"/>
      <w:r>
        <w:t xml:space="preserve">, “Joint models for cause-of-death mortality in multiple populations,” </w:t>
      </w:r>
      <w:r>
        <w:rPr>
          <w:i/>
          <w:iCs/>
        </w:rPr>
        <w:t>Annals of Actuarial Science</w:t>
      </w:r>
      <w:r>
        <w:t xml:space="preserve">, vol. 18, no. 1, pp. 51–77, Mar. 2024, </w:t>
      </w:r>
      <w:proofErr w:type="spellStart"/>
      <w:r>
        <w:t>doi</w:t>
      </w:r>
      <w:proofErr w:type="spellEnd"/>
      <w:r>
        <w:t xml:space="preserve">: </w:t>
      </w:r>
      <w:hyperlink r:id="rId24">
        <w:r w:rsidR="008C2BB4">
          <w:rPr>
            <w:rStyle w:val="Hyperlink"/>
          </w:rPr>
          <w:t>10.1017/S1748499523000118</w:t>
        </w:r>
      </w:hyperlink>
      <w:r>
        <w:t>.</w:t>
      </w:r>
    </w:p>
    <w:p w14:paraId="726ED369" w14:textId="77777777" w:rsidR="008C2BB4" w:rsidRDefault="00000000">
      <w:pPr>
        <w:pStyle w:val="Bibliography"/>
      </w:pPr>
      <w:bookmarkStart w:id="73" w:name="ref-pizzato_relationship_2025"/>
      <w:bookmarkEnd w:id="72"/>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w:t>
      </w:r>
      <w:proofErr w:type="spellStart"/>
      <w:r>
        <w:t>doi</w:t>
      </w:r>
      <w:proofErr w:type="spellEnd"/>
      <w:r>
        <w:t xml:space="preserve">: </w:t>
      </w:r>
      <w:hyperlink r:id="rId25">
        <w:r w:rsidR="008C2BB4">
          <w:rPr>
            <w:rStyle w:val="Hyperlink"/>
          </w:rPr>
          <w:t>10.1093/</w:t>
        </w:r>
        <w:proofErr w:type="spellStart"/>
        <w:r w:rsidR="008C2BB4">
          <w:rPr>
            <w:rStyle w:val="Hyperlink"/>
          </w:rPr>
          <w:t>ije</w:t>
        </w:r>
        <w:proofErr w:type="spellEnd"/>
        <w:r w:rsidR="008C2BB4">
          <w:rPr>
            <w:rStyle w:val="Hyperlink"/>
          </w:rPr>
          <w:t>/dyaf006</w:t>
        </w:r>
      </w:hyperlink>
      <w:r>
        <w:t>.</w:t>
      </w:r>
    </w:p>
    <w:p w14:paraId="20B1515E" w14:textId="77777777" w:rsidR="008C2BB4" w:rsidRDefault="00000000">
      <w:pPr>
        <w:pStyle w:val="Bibliography"/>
      </w:pPr>
      <w:bookmarkStart w:id="74" w:name="ref-paglino_cause-specific_2024"/>
      <w:bookmarkEnd w:id="73"/>
      <w:r>
        <w:t xml:space="preserve">[9] </w:t>
      </w:r>
      <w:r>
        <w:tab/>
        <w:t>E. Paglino, “Cause-Specific Excess Mortality During the COVID-19 Pandemic,” 2024.</w:t>
      </w:r>
    </w:p>
    <w:p w14:paraId="4D8B3E1E" w14:textId="77777777" w:rsidR="008C2BB4" w:rsidRDefault="00000000">
      <w:pPr>
        <w:pStyle w:val="Bibliography"/>
      </w:pPr>
      <w:bookmarkStart w:id="75" w:name="ref-beeks_cause-specific_2024"/>
      <w:bookmarkEnd w:id="74"/>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w:t>
      </w:r>
      <w:proofErr w:type="spellStart"/>
      <w:r>
        <w:t>doi</w:t>
      </w:r>
      <w:proofErr w:type="spellEnd"/>
      <w:r>
        <w:t xml:space="preserve">: </w:t>
      </w:r>
      <w:hyperlink r:id="rId26">
        <w:r w:rsidR="008C2BB4">
          <w:rPr>
            <w:rStyle w:val="Hyperlink"/>
          </w:rPr>
          <w:t>10.1007/s44197-024-00242-4</w:t>
        </w:r>
      </w:hyperlink>
      <w:r>
        <w:t>.</w:t>
      </w:r>
    </w:p>
    <w:p w14:paraId="71DADCDD" w14:textId="77777777" w:rsidR="008C2BB4" w:rsidRDefault="00000000">
      <w:pPr>
        <w:pStyle w:val="Bibliography"/>
      </w:pPr>
      <w:bookmarkStart w:id="76" w:name="ref-nilsson_cause-specific_2024"/>
      <w:bookmarkEnd w:id="75"/>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w:t>
      </w:r>
      <w:proofErr w:type="spellStart"/>
      <w:r>
        <w:t>doi</w:t>
      </w:r>
      <w:proofErr w:type="spellEnd"/>
      <w:r>
        <w:t xml:space="preserve">: </w:t>
      </w:r>
      <w:hyperlink r:id="rId27">
        <w:r w:rsidR="008C2BB4">
          <w:rPr>
            <w:rStyle w:val="Hyperlink"/>
          </w:rPr>
          <w:t>10.1007/s10654-024-01154-0</w:t>
        </w:r>
      </w:hyperlink>
      <w:r>
        <w:t>.</w:t>
      </w:r>
    </w:p>
    <w:p w14:paraId="7457ED90" w14:textId="77777777" w:rsidR="008C2BB4" w:rsidRDefault="00000000">
      <w:pPr>
        <w:pStyle w:val="Bibliography"/>
      </w:pPr>
      <w:bookmarkStart w:id="77" w:name="Xc7aebcb8d5a3e4f865cc2c1eda5bb6c4b617eca"/>
      <w:bookmarkEnd w:id="76"/>
      <w:r>
        <w:lastRenderedPageBreak/>
        <w:t xml:space="preserve">[12]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hyperlink r:id="rId28">
        <w:r w:rsidR="008C2BB4">
          <w:rPr>
            <w:rStyle w:val="Hyperlink"/>
          </w:rPr>
          <w:t>https://iris.who.int/handle/10665/44082</w:t>
        </w:r>
      </w:hyperlink>
    </w:p>
    <w:p w14:paraId="6C41A113" w14:textId="77777777" w:rsidR="008C2BB4" w:rsidRDefault="00000000">
      <w:pPr>
        <w:pStyle w:val="Bibliography"/>
      </w:pPr>
      <w:bookmarkStart w:id="78" w:name="ref-riutort-mayol_practical_2022"/>
      <w:bookmarkEnd w:id="77"/>
      <w:r>
        <w:t xml:space="preserve">[13] </w:t>
      </w:r>
      <w:r>
        <w:tab/>
        <w:t xml:space="preserve">G. </w:t>
      </w:r>
      <w:proofErr w:type="spellStart"/>
      <w:r>
        <w:t>Riutort</w:t>
      </w:r>
      <w:proofErr w:type="spellEnd"/>
      <w:r>
        <w:t xml:space="preserve">-Mayol,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hyperlink r:id="rId29">
        <w:r w:rsidR="008C2BB4">
          <w:rPr>
            <w:rStyle w:val="Hyperlink"/>
          </w:rPr>
          <w:t>10.48550/arXiv.2004.11408</w:t>
        </w:r>
      </w:hyperlink>
      <w:r>
        <w:t>.</w:t>
      </w:r>
    </w:p>
    <w:p w14:paraId="2CCD482B" w14:textId="77777777" w:rsidR="008C2BB4" w:rsidRDefault="00000000">
      <w:pPr>
        <w:pStyle w:val="Bibliography"/>
      </w:pPr>
      <w:bookmarkStart w:id="79" w:name="ref-carpenter_stan_2017"/>
      <w:bookmarkEnd w:id="78"/>
      <w:r>
        <w:t xml:space="preserve">[14]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hyperlink r:id="rId30">
        <w:r w:rsidR="008C2BB4">
          <w:rPr>
            <w:rStyle w:val="Hyperlink"/>
          </w:rPr>
          <w:t>10.18637/jss.v076.i01</w:t>
        </w:r>
      </w:hyperlink>
      <w:r>
        <w:t>.</w:t>
      </w:r>
    </w:p>
    <w:p w14:paraId="5A56739C" w14:textId="77777777" w:rsidR="008C2BB4" w:rsidRDefault="00000000">
      <w:pPr>
        <w:pStyle w:val="Bibliography"/>
      </w:pPr>
      <w:bookmarkStart w:id="80" w:name="ref-cai_three-year_2024"/>
      <w:bookmarkEnd w:id="79"/>
      <w:r>
        <w:t xml:space="preserve">[15] </w:t>
      </w:r>
      <w:r>
        <w:tab/>
        <w:t xml:space="preserve">M. Cai, Y. Xie, E. J. Topol, and Z. Al-Aly, “Three-year outcomes of post-acute sequelae of COVID-19,” </w:t>
      </w:r>
      <w:r>
        <w:rPr>
          <w:i/>
          <w:iCs/>
        </w:rPr>
        <w:t>Nature Medicine</w:t>
      </w:r>
      <w:r>
        <w:t xml:space="preserve">, vol. 30, no. 6, pp. 1564–1573, Jun. 2024, </w:t>
      </w:r>
      <w:proofErr w:type="spellStart"/>
      <w:r>
        <w:t>doi</w:t>
      </w:r>
      <w:proofErr w:type="spellEnd"/>
      <w:r>
        <w:t xml:space="preserve">: </w:t>
      </w:r>
      <w:hyperlink r:id="rId31">
        <w:r w:rsidR="008C2BB4">
          <w:rPr>
            <w:rStyle w:val="Hyperlink"/>
          </w:rPr>
          <w:t>10.1038/s41591-024-02987-8</w:t>
        </w:r>
      </w:hyperlink>
      <w:r>
        <w:t>.</w:t>
      </w:r>
    </w:p>
    <w:p w14:paraId="419E0748" w14:textId="77777777" w:rsidR="008C2BB4" w:rsidRDefault="00000000">
      <w:pPr>
        <w:pStyle w:val="Bibliography"/>
      </w:pPr>
      <w:bookmarkStart w:id="81" w:name="ref-xie_long-term_2022"/>
      <w:bookmarkEnd w:id="80"/>
      <w:r>
        <w:t xml:space="preserve">[16] </w:t>
      </w:r>
      <w:r>
        <w:tab/>
        <w:t xml:space="preserve">Y. Xie, E. Xu, B. Bowe, and Z. Al-Aly, “Long-term cardiovascular outcomes of COVID-19,” </w:t>
      </w:r>
      <w:r>
        <w:rPr>
          <w:i/>
          <w:iCs/>
        </w:rPr>
        <w:t>Nature Medicine</w:t>
      </w:r>
      <w:r>
        <w:t xml:space="preserve">, vol. 28, no. 3, pp. 583–590, 2022, </w:t>
      </w:r>
      <w:proofErr w:type="spellStart"/>
      <w:r>
        <w:t>doi</w:t>
      </w:r>
      <w:proofErr w:type="spellEnd"/>
      <w:r>
        <w:t xml:space="preserve">: </w:t>
      </w:r>
      <w:hyperlink r:id="rId32">
        <w:r w:rsidR="008C2BB4">
          <w:rPr>
            <w:rStyle w:val="Hyperlink"/>
          </w:rPr>
          <w:t>10.1038/s41591-022-01689-3</w:t>
        </w:r>
      </w:hyperlink>
      <w:r>
        <w:t>.</w:t>
      </w:r>
    </w:p>
    <w:p w14:paraId="668A264D" w14:textId="77777777" w:rsidR="008C2BB4" w:rsidRDefault="00000000">
      <w:pPr>
        <w:pStyle w:val="Bibliography"/>
      </w:pPr>
      <w:bookmarkStart w:id="82" w:name="Xa64b14668c31051f82d307ce3ff528ea10a2cb9"/>
      <w:bookmarkEnd w:id="81"/>
      <w:r>
        <w:t xml:space="preserve">[17] </w:t>
      </w:r>
      <w:r>
        <w:tab/>
        <w:t>{British Heart Foundation}, “Excess deaths involving CVD in England since the onset of the Covid-19 pandemic: An analysis and explainer.”</w:t>
      </w:r>
    </w:p>
    <w:p w14:paraId="5CEC4D4F" w14:textId="77777777" w:rsidR="008C2BB4" w:rsidRDefault="00000000">
      <w:pPr>
        <w:pStyle w:val="Bibliography"/>
      </w:pPr>
      <w:bookmarkStart w:id="83" w:name="ref-hansen_disentangling_2024"/>
      <w:bookmarkEnd w:id="82"/>
      <w:r>
        <w:t xml:space="preserve">[18] </w:t>
      </w:r>
      <w:r>
        <w:tab/>
        <w:t xml:space="preserve">C. L. Hansen, C. </w:t>
      </w:r>
      <w:proofErr w:type="spellStart"/>
      <w:r>
        <w:t>Viboud</w:t>
      </w:r>
      <w:proofErr w:type="spellEnd"/>
      <w:r>
        <w:t xml:space="preserve">, and L. Simonsen, “Disentangling the relationship between cancer mortality and COVID-19 in the US,” </w:t>
      </w:r>
      <w:proofErr w:type="spellStart"/>
      <w:r>
        <w:rPr>
          <w:i/>
          <w:iCs/>
        </w:rPr>
        <w:t>eLife</w:t>
      </w:r>
      <w:proofErr w:type="spellEnd"/>
      <w:r>
        <w:t xml:space="preserve">, vol. 13, Jul. 2024, </w:t>
      </w:r>
      <w:proofErr w:type="spellStart"/>
      <w:r>
        <w:t>doi</w:t>
      </w:r>
      <w:proofErr w:type="spellEnd"/>
      <w:r>
        <w:t xml:space="preserve">: </w:t>
      </w:r>
      <w:hyperlink r:id="rId33">
        <w:r w:rsidR="008C2BB4">
          <w:rPr>
            <w:rStyle w:val="Hyperlink"/>
          </w:rPr>
          <w:t>10.7554/eLife.93758.2</w:t>
        </w:r>
      </w:hyperlink>
      <w:r>
        <w:t>.</w:t>
      </w:r>
    </w:p>
    <w:p w14:paraId="705EBAC5" w14:textId="77777777" w:rsidR="008C2BB4" w:rsidRDefault="00000000">
      <w:pPr>
        <w:pStyle w:val="Bibliography"/>
      </w:pPr>
      <w:bookmarkStart w:id="84" w:name="ref-luck_associations_2023"/>
      <w:bookmarkEnd w:id="83"/>
      <w:r>
        <w:t xml:space="preserve">[19] </w:t>
      </w:r>
      <w:r>
        <w:tab/>
        <w:t xml:space="preserve">A. N. Luck, A. C. Stokes, K. Hempstead, E. Paglino, and S. H. Preston, “Associations between mortality from COVID-19 and other causes: A state-level analysis,” </w:t>
      </w:r>
      <w:r>
        <w:rPr>
          <w:i/>
          <w:iCs/>
        </w:rPr>
        <w:t>PLOS ONE</w:t>
      </w:r>
      <w:r>
        <w:t xml:space="preserve">, vol. 18, no. 3, p. e0281683, Mar. 2023, </w:t>
      </w:r>
      <w:proofErr w:type="spellStart"/>
      <w:r>
        <w:t>doi</w:t>
      </w:r>
      <w:proofErr w:type="spellEnd"/>
      <w:r>
        <w:t xml:space="preserve">: </w:t>
      </w:r>
      <w:hyperlink r:id="rId34">
        <w:r w:rsidR="008C2BB4">
          <w:rPr>
            <w:rStyle w:val="Hyperlink"/>
          </w:rPr>
          <w:t>10.1371/journal.pone.0281683</w:t>
        </w:r>
      </w:hyperlink>
      <w:r>
        <w:t>.</w:t>
      </w:r>
    </w:p>
    <w:p w14:paraId="7D30070E" w14:textId="77777777" w:rsidR="008C2BB4" w:rsidRDefault="00000000">
      <w:pPr>
        <w:pStyle w:val="Bibliography"/>
      </w:pPr>
      <w:bookmarkStart w:id="85" w:name="ref-brunner_comparative_2025"/>
      <w:bookmarkEnd w:id="84"/>
      <w:r>
        <w:t xml:space="preserve">[20]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w:t>
      </w:r>
      <w:proofErr w:type="spellStart"/>
      <w:r>
        <w:t>doi</w:t>
      </w:r>
      <w:proofErr w:type="spellEnd"/>
      <w:r>
        <w:t xml:space="preserve">: </w:t>
      </w:r>
      <w:hyperlink r:id="rId35">
        <w:r w:rsidR="008C2BB4">
          <w:rPr>
            <w:rStyle w:val="Hyperlink"/>
          </w:rPr>
          <w:t>10.1186/s12885-025-13818-5</w:t>
        </w:r>
      </w:hyperlink>
      <w:r>
        <w:t>.</w:t>
      </w:r>
    </w:p>
    <w:p w14:paraId="368BAF14" w14:textId="77777777" w:rsidR="008C2BB4" w:rsidRDefault="00000000">
      <w:pPr>
        <w:pStyle w:val="Bibliography"/>
      </w:pPr>
      <w:bookmarkStart w:id="86" w:name="ref-fares_winter_2013"/>
      <w:bookmarkEnd w:id="85"/>
      <w:r>
        <w:t xml:space="preserve">[21] </w:t>
      </w:r>
      <w:r>
        <w:tab/>
        <w:t xml:space="preserve">A. Fares, “Winter Cardiovascular Diseases Phenomenon,” </w:t>
      </w:r>
      <w:r>
        <w:rPr>
          <w:i/>
          <w:iCs/>
        </w:rPr>
        <w:t>North American Journal of Medical Sciences</w:t>
      </w:r>
      <w:r>
        <w:t xml:space="preserve">, vol. 5, no. 4, pp. 266–279, Apr. 2013, </w:t>
      </w:r>
      <w:proofErr w:type="spellStart"/>
      <w:r>
        <w:t>doi</w:t>
      </w:r>
      <w:proofErr w:type="spellEnd"/>
      <w:r>
        <w:t xml:space="preserve">: </w:t>
      </w:r>
      <w:hyperlink r:id="rId36">
        <w:r w:rsidR="008C2BB4">
          <w:rPr>
            <w:rStyle w:val="Hyperlink"/>
          </w:rPr>
          <w:t>10.4103/1947-2714.110430</w:t>
        </w:r>
      </w:hyperlink>
      <w:r>
        <w:t>.</w:t>
      </w:r>
    </w:p>
    <w:p w14:paraId="27C86A02" w14:textId="77777777" w:rsidR="008C2BB4" w:rsidRDefault="00000000">
      <w:pPr>
        <w:pStyle w:val="Bibliography"/>
      </w:pPr>
      <w:bookmarkStart w:id="87" w:name="ref-warren-gash_influenza_2009"/>
      <w:bookmarkEnd w:id="86"/>
      <w:r>
        <w:t xml:space="preserve">[22]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w:t>
      </w:r>
      <w:proofErr w:type="spellStart"/>
      <w:r>
        <w:t>doi</w:t>
      </w:r>
      <w:proofErr w:type="spellEnd"/>
      <w:r>
        <w:t xml:space="preserve">: </w:t>
      </w:r>
      <w:hyperlink r:id="rId37">
        <w:r w:rsidR="008C2BB4">
          <w:rPr>
            <w:rStyle w:val="Hyperlink"/>
          </w:rPr>
          <w:t>10.1016/S1473-3099(09)70233-6</w:t>
        </w:r>
      </w:hyperlink>
      <w:r>
        <w:t>.</w:t>
      </w:r>
    </w:p>
    <w:p w14:paraId="4E979D1A" w14:textId="77777777" w:rsidR="008C2BB4" w:rsidRDefault="00000000">
      <w:pPr>
        <w:pStyle w:val="Bibliography"/>
      </w:pPr>
      <w:bookmarkStart w:id="88" w:name="ref-achilleos_excess_2022"/>
      <w:bookmarkEnd w:id="87"/>
      <w:r>
        <w:t xml:space="preserve">[23] </w:t>
      </w:r>
      <w:r>
        <w:tab/>
        <w:t xml:space="preserve">S. </w:t>
      </w:r>
      <w:proofErr w:type="spellStart"/>
      <w:r>
        <w:t>Achilleos</w:t>
      </w:r>
      <w:proofErr w:type="spellEnd"/>
      <w:r>
        <w:t xml:space="preserve">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w:t>
      </w:r>
      <w:proofErr w:type="spellStart"/>
      <w:r>
        <w:t>doi</w:t>
      </w:r>
      <w:proofErr w:type="spellEnd"/>
      <w:r>
        <w:t xml:space="preserve">: </w:t>
      </w:r>
      <w:hyperlink r:id="rId38">
        <w:r w:rsidR="008C2BB4">
          <w:rPr>
            <w:rStyle w:val="Hyperlink"/>
          </w:rPr>
          <w:t>10.1093/</w:t>
        </w:r>
        <w:proofErr w:type="spellStart"/>
        <w:r w:rsidR="008C2BB4">
          <w:rPr>
            <w:rStyle w:val="Hyperlink"/>
          </w:rPr>
          <w:t>ije</w:t>
        </w:r>
        <w:proofErr w:type="spellEnd"/>
        <w:r w:rsidR="008C2BB4">
          <w:rPr>
            <w:rStyle w:val="Hyperlink"/>
          </w:rPr>
          <w:t>/dyab123</w:t>
        </w:r>
      </w:hyperlink>
      <w:r>
        <w:t>.</w:t>
      </w:r>
    </w:p>
    <w:p w14:paraId="2972C823" w14:textId="77777777" w:rsidR="008C2BB4" w:rsidRDefault="00000000">
      <w:pPr>
        <w:pStyle w:val="Bibliography"/>
      </w:pPr>
      <w:bookmarkStart w:id="89" w:name="ref-zhang_age-related_2022"/>
      <w:bookmarkEnd w:id="88"/>
      <w:r>
        <w:t xml:space="preserve">[24]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w:t>
      </w:r>
      <w:proofErr w:type="spellStart"/>
      <w:r>
        <w:t>doi</w:t>
      </w:r>
      <w:proofErr w:type="spellEnd"/>
      <w:r>
        <w:t xml:space="preserve">: </w:t>
      </w:r>
      <w:hyperlink r:id="rId39">
        <w:r w:rsidR="008C2BB4">
          <w:rPr>
            <w:rStyle w:val="Hyperlink"/>
          </w:rPr>
          <w:t>10.3389/fmed.2021.757459</w:t>
        </w:r>
      </w:hyperlink>
      <w:r>
        <w:t>.</w:t>
      </w:r>
    </w:p>
    <w:p w14:paraId="3374AA73" w14:textId="77777777" w:rsidR="008C2BB4" w:rsidRDefault="00000000">
      <w:pPr>
        <w:pStyle w:val="Bibliography"/>
      </w:pPr>
      <w:bookmarkStart w:id="90" w:name="ref-carollo_competing_2024"/>
      <w:bookmarkEnd w:id="89"/>
      <w:r>
        <w:lastRenderedPageBreak/>
        <w:t xml:space="preserve">[25] </w:t>
      </w:r>
      <w:r>
        <w:tab/>
        <w:t xml:space="preserve">A. Carollo, H. Putter, P. H. C. Eilers, and J. </w:t>
      </w:r>
      <w:proofErr w:type="spellStart"/>
      <w:r>
        <w:t>Gampe</w:t>
      </w:r>
      <w:proofErr w:type="spellEnd"/>
      <w:r>
        <w:t xml:space="preserve">, “Competing risks models with </w:t>
      </w:r>
      <w:proofErr w:type="gramStart"/>
      <w:r>
        <w:t>two time</w:t>
      </w:r>
      <w:proofErr w:type="gramEnd"/>
      <w:r>
        <w:t xml:space="preserve"> scales,” </w:t>
      </w:r>
      <w:r>
        <w:rPr>
          <w:i/>
          <w:iCs/>
        </w:rPr>
        <w:t>arXiv.org</w:t>
      </w:r>
      <w:r>
        <w:t xml:space="preserve">. Aug. 2024. Accessed: Jun. 19, 2025. [Online]. Available: </w:t>
      </w:r>
      <w:hyperlink r:id="rId40">
        <w:r w:rsidR="008C2BB4">
          <w:rPr>
            <w:rStyle w:val="Hyperlink"/>
          </w:rPr>
          <w:t>https://arxiv.org/abs/2408.15058v1</w:t>
        </w:r>
      </w:hyperlink>
      <w:bookmarkEnd w:id="64"/>
      <w:bookmarkEnd w:id="66"/>
      <w:bookmarkEnd w:id="90"/>
    </w:p>
    <w:sectPr w:rsidR="008C2B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ou Julien" w:date="2025-07-11T09:58:00Z" w:initials="JR">
    <w:p w14:paraId="346A11D6" w14:textId="77777777" w:rsidR="00446735" w:rsidRDefault="00446735" w:rsidP="00446735">
      <w:pPr>
        <w:pStyle w:val="CommentText"/>
      </w:pPr>
      <w:r>
        <w:rPr>
          <w:rStyle w:val="CommentReference"/>
        </w:rPr>
        <w:annotationRef/>
      </w:r>
      <w:r>
        <w:t>Very nice!</w:t>
      </w:r>
    </w:p>
  </w:comment>
  <w:comment w:id="10" w:author="Riou Julien" w:date="2025-07-11T09:55:00Z" w:initials="JR">
    <w:p w14:paraId="0C6AA861" w14:textId="3D8A48EB" w:rsidR="00446735" w:rsidRDefault="00446735" w:rsidP="00446735">
      <w:pPr>
        <w:pStyle w:val="CommentText"/>
      </w:pPr>
      <w:r>
        <w:rPr>
          <w:rStyle w:val="CommentReference"/>
        </w:rPr>
        <w:annotationRef/>
      </w:r>
      <w:r>
        <w:t>How does this compare with our other papers on excess?</w:t>
      </w:r>
    </w:p>
  </w:comment>
  <w:comment w:id="18" w:author="Riou Julien" w:date="2025-07-11T09:57:00Z" w:initials="JR">
    <w:p w14:paraId="02EFF5A2" w14:textId="77777777" w:rsidR="00446735" w:rsidRDefault="00446735" w:rsidP="00446735">
      <w:pPr>
        <w:pStyle w:val="CommentText"/>
      </w:pPr>
      <w:r>
        <w:rPr>
          <w:rStyle w:val="CommentReference"/>
        </w:rPr>
        <w:annotationRef/>
      </w:r>
      <w:r>
        <w:t>Not sure about this</w:t>
      </w:r>
    </w:p>
  </w:comment>
  <w:comment w:id="21" w:author="Konstantinoudis, Garyfallos" w:date="2025-08-04T16:20:00Z" w:initials="GK">
    <w:p w14:paraId="0C8BF9F4" w14:textId="77777777" w:rsidR="00314078" w:rsidRPr="00314078" w:rsidRDefault="00314078" w:rsidP="00314078">
      <w:pPr>
        <w:pStyle w:val="CommentText"/>
        <w:rPr>
          <w:lang w:val="el-GR"/>
        </w:rPr>
      </w:pPr>
      <w:r>
        <w:rPr>
          <w:rStyle w:val="CommentReference"/>
        </w:rPr>
        <w:annotationRef/>
      </w:r>
      <w:r>
        <w:t>I don’t know if you want to say anything about the reduction in air-pollution and associated burden</w:t>
      </w:r>
    </w:p>
  </w:comment>
  <w:comment w:id="22" w:author="Konstantinoudis, Garyfallos" w:date="2025-08-04T16:23:00Z" w:initials="GK">
    <w:p w14:paraId="32217CD9" w14:textId="77777777" w:rsidR="00314078" w:rsidRPr="00314078" w:rsidRDefault="00314078" w:rsidP="00314078">
      <w:pPr>
        <w:pStyle w:val="CommentText"/>
        <w:rPr>
          <w:lang w:val="en-GB"/>
        </w:rPr>
      </w:pPr>
      <w:r>
        <w:rPr>
          <w:rStyle w:val="CommentReference"/>
        </w:rPr>
        <w:annotationRef/>
      </w:r>
      <w:r>
        <w:t xml:space="preserve">I would try to somehow add how covid has changed the baseline characteristics of the population. </w:t>
      </w:r>
    </w:p>
  </w:comment>
  <w:comment w:id="23" w:author="Konstantinoudis, Garyfallos" w:date="2025-08-04T16:25:00Z" w:initials="GK">
    <w:p w14:paraId="3D14C6C1" w14:textId="77777777" w:rsidR="00314078" w:rsidRDefault="00314078" w:rsidP="00314078">
      <w:pPr>
        <w:pStyle w:val="CommentText"/>
      </w:pPr>
      <w:r>
        <w:rPr>
          <w:rStyle w:val="CommentReference"/>
        </w:rPr>
        <w:annotationRef/>
      </w:r>
      <w:r>
        <w:t>I feel that a paragraph on previous studies is missing here, what did the previous studies did, and how the things you are mentioning here were addressed in previous studies</w:t>
      </w:r>
    </w:p>
  </w:comment>
  <w:comment w:id="27" w:author="Konstantinoudis, Garyfallos" w:date="2025-08-04T16:28:00Z" w:initials="GK">
    <w:p w14:paraId="0D161753" w14:textId="77777777" w:rsidR="00EF21AA" w:rsidRDefault="00314078" w:rsidP="00EF21AA">
      <w:pPr>
        <w:pStyle w:val="CommentText"/>
      </w:pPr>
      <w:r>
        <w:rPr>
          <w:rStyle w:val="CommentReference"/>
        </w:rPr>
        <w:annotationRef/>
      </w:r>
      <w:r w:rsidR="00EF21AA">
        <w:t>Should this be indexed?</w:t>
      </w:r>
    </w:p>
  </w:comment>
  <w:comment w:id="28" w:author="Konstantinoudis, Garyfallos" w:date="2025-08-04T16:31:00Z" w:initials="GK">
    <w:p w14:paraId="7D211CB9" w14:textId="77777777" w:rsidR="00EF21AA" w:rsidRDefault="00EF21AA" w:rsidP="00EF21AA">
      <w:pPr>
        <w:pStyle w:val="CommentText"/>
      </w:pPr>
      <w:r>
        <w:rPr>
          <w:rStyle w:val="CommentReference"/>
        </w:rPr>
        <w:annotationRef/>
      </w:r>
      <w:r>
        <w:t>What is the structure of the covariance matrix?</w:t>
      </w:r>
    </w:p>
  </w:comment>
  <w:comment w:id="29" w:author="Konstantinoudis, Garyfallos" w:date="2025-08-04T16:37:00Z" w:initials="GK">
    <w:p w14:paraId="3F02FF5C" w14:textId="77777777" w:rsidR="00EF21AA" w:rsidRDefault="00EF21AA" w:rsidP="00EF21AA">
      <w:pPr>
        <w:pStyle w:val="CommentText"/>
      </w:pPr>
      <w:r>
        <w:rPr>
          <w:rStyle w:val="CommentReference"/>
        </w:rPr>
        <w:annotationRef/>
      </w:r>
      <w:r>
        <w:t>What ive seen people doing in the spatial literature is multivariate car models which account for the similarities using the spatial structured of the different diseases, idk how relevant it is in this context</w:t>
      </w:r>
    </w:p>
  </w:comment>
  <w:comment w:id="30" w:author="Konstantinoudis, Garyfallos" w:date="2025-08-04T16:34:00Z" w:initials="GK">
    <w:p w14:paraId="2ADACE2D" w14:textId="7C61D3CB" w:rsidR="00EF21AA" w:rsidRDefault="00EF21AA" w:rsidP="00EF21AA">
      <w:pPr>
        <w:pStyle w:val="CommentText"/>
      </w:pPr>
      <w:r>
        <w:rPr>
          <w:rStyle w:val="CommentReference"/>
        </w:rPr>
        <w:annotationRef/>
      </w:r>
      <w:r>
        <w:t>Is this an iid?</w:t>
      </w:r>
    </w:p>
  </w:comment>
  <w:comment w:id="31" w:author="Konstantinoudis, Garyfallos" w:date="2025-08-04T16:35:00Z" w:initials="GK">
    <w:p w14:paraId="1E6D4878" w14:textId="77777777" w:rsidR="00EF21AA" w:rsidRDefault="00EF21AA" w:rsidP="00EF21AA">
      <w:pPr>
        <w:pStyle w:val="CommentText"/>
      </w:pPr>
      <w:r>
        <w:rPr>
          <w:rStyle w:val="CommentReference"/>
        </w:rPr>
        <w:annotationRef/>
      </w:r>
      <w:r>
        <w:t>I would say that \gamma is a fixed effect in the text</w:t>
      </w:r>
    </w:p>
  </w:comment>
  <w:comment w:id="32" w:author="Konstantinoudis, Garyfallos" w:date="2025-08-04T16:30:00Z" w:initials="GK">
    <w:p w14:paraId="23081DA3" w14:textId="713B22B5" w:rsidR="00EF21AA" w:rsidRDefault="00EF21AA" w:rsidP="00EF21AA">
      <w:pPr>
        <w:pStyle w:val="CommentText"/>
      </w:pPr>
      <w:r>
        <w:rPr>
          <w:rStyle w:val="CommentReference"/>
        </w:rPr>
        <w:annotationRef/>
      </w:r>
      <w:r>
        <w:t>Is this confounded with the intercept?</w:t>
      </w:r>
    </w:p>
  </w:comment>
  <w:comment w:id="33" w:author="Konstantinoudis, Garyfallos" w:date="2025-08-04T16:33:00Z" w:initials="GK">
    <w:p w14:paraId="314CE793" w14:textId="77777777" w:rsidR="00EF21AA" w:rsidRDefault="00EF21AA" w:rsidP="00EF21AA">
      <w:pPr>
        <w:pStyle w:val="CommentText"/>
      </w:pPr>
      <w:r>
        <w:rPr>
          <w:rStyle w:val="CommentReference"/>
        </w:rPr>
        <w:annotationRef/>
      </w:r>
      <w:r>
        <w:t>Ok shouldn’t then \epsilon be indexed by space, time and cause? (and then age and sex?)</w:t>
      </w:r>
    </w:p>
  </w:comment>
  <w:comment w:id="38" w:author="Konstantinoudis, Garyfallos" w:date="2025-08-04T16:55:00Z" w:initials="GK">
    <w:p w14:paraId="60338B36" w14:textId="77777777" w:rsidR="00FA24E6" w:rsidRDefault="00FA24E6" w:rsidP="00FA24E6">
      <w:pPr>
        <w:pStyle w:val="CommentText"/>
      </w:pPr>
      <w:r>
        <w:rPr>
          <w:rStyle w:val="CommentReference"/>
        </w:rPr>
        <w:annotationRef/>
      </w:r>
      <w:r>
        <w:t>Some may ask for cross validation to support this</w:t>
      </w:r>
    </w:p>
  </w:comment>
  <w:comment w:id="39" w:author="Konstantinoudis, Garyfallos" w:date="2025-08-04T16:39:00Z" w:initials="GK">
    <w:p w14:paraId="48B8ACCD" w14:textId="505F2BD6" w:rsidR="00EF21AA" w:rsidRDefault="00EF21AA" w:rsidP="00EF21AA">
      <w:pPr>
        <w:pStyle w:val="CommentText"/>
      </w:pPr>
      <w:r>
        <w:rPr>
          <w:rStyle w:val="CommentReference"/>
        </w:rPr>
        <w:annotationRef/>
      </w:r>
      <w:r>
        <w:t>It does not seem to capture probably hard influenza seasons, but this is fine, because it is not expected to do that</w:t>
      </w:r>
    </w:p>
  </w:comment>
  <w:comment w:id="40" w:author="Konstantinoudis, Garyfallos" w:date="2025-08-04T16:58:00Z" w:initials="GK">
    <w:p w14:paraId="363B64B1" w14:textId="77777777" w:rsidR="00FA24E6" w:rsidRDefault="00FA24E6" w:rsidP="00FA24E6">
      <w:pPr>
        <w:pStyle w:val="CommentText"/>
      </w:pPr>
      <w:r>
        <w:rPr>
          <w:rStyle w:val="CommentReference"/>
        </w:rPr>
        <w:annotationRef/>
      </w:r>
      <w:r>
        <w:t>Should this be Fig 2A?</w:t>
      </w:r>
    </w:p>
  </w:comment>
  <w:comment w:id="41" w:author="Konstantinoudis, Garyfallos" w:date="2025-08-04T17:00:00Z" w:initials="GK">
    <w:p w14:paraId="1AFB4580" w14:textId="77777777" w:rsidR="00771DDD" w:rsidRDefault="00771DDD" w:rsidP="00771DDD">
      <w:pPr>
        <w:pStyle w:val="CommentText"/>
      </w:pPr>
      <w:r>
        <w:rPr>
          <w:rStyle w:val="CommentReference"/>
        </w:rPr>
        <w:annotationRef/>
      </w:r>
      <w:r>
        <w:t>Is this Fig 2C?</w:t>
      </w:r>
    </w:p>
  </w:comment>
  <w:comment w:id="43" w:author="Konstantinoudis, Garyfallos" w:date="2025-08-04T17:02:00Z" w:initials="GK">
    <w:p w14:paraId="0C958256" w14:textId="77777777" w:rsidR="00771DDD" w:rsidRDefault="00771DDD" w:rsidP="00771DDD">
      <w:pPr>
        <w:pStyle w:val="CommentText"/>
      </w:pPr>
      <w:r>
        <w:rPr>
          <w:rStyle w:val="CommentReference"/>
        </w:rPr>
        <w:annotationRef/>
      </w:r>
      <w:r>
        <w:t>Are you discussing anywhere about Fig 2C or have I missed that?</w:t>
      </w:r>
    </w:p>
  </w:comment>
  <w:comment w:id="42" w:author="Konstantinoudis, Garyfallos" w:date="2025-08-04T17:01:00Z" w:initials="GK">
    <w:p w14:paraId="5505F608" w14:textId="1FE92DA3" w:rsidR="00771DDD" w:rsidRDefault="00771DDD" w:rsidP="00771DDD">
      <w:pPr>
        <w:pStyle w:val="CommentText"/>
      </w:pPr>
      <w:r>
        <w:rPr>
          <w:rStyle w:val="CommentReference"/>
        </w:rPr>
        <w:annotationRef/>
      </w:r>
      <w:r>
        <w:t>Just to make sure I get this, does this mean that the timing of the mortalities closely align?</w:t>
      </w:r>
    </w:p>
  </w:comment>
  <w:comment w:id="45" w:author="Konstantinoudis, Garyfallos" w:date="2025-08-04T17:11:00Z" w:initials="GK">
    <w:p w14:paraId="7FBED3AE" w14:textId="77777777" w:rsidR="00FA6A14" w:rsidRDefault="00FA6A14" w:rsidP="00FA6A14">
      <w:pPr>
        <w:pStyle w:val="CommentText"/>
      </w:pPr>
      <w:r>
        <w:rPr>
          <w:rStyle w:val="CommentReference"/>
        </w:rPr>
        <w:annotationRef/>
      </w:r>
      <w:r>
        <w:t>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46" w:author="Konstantinoudis, Garyfallos" w:date="2025-08-04T17:12:00Z" w:initials="GK">
    <w:p w14:paraId="37618368" w14:textId="77777777" w:rsidR="00FA6A14" w:rsidRDefault="00FA6A14" w:rsidP="00FA6A14">
      <w:pPr>
        <w:pStyle w:val="CommentText"/>
      </w:pPr>
      <w:r>
        <w:rPr>
          <w:rStyle w:val="CommentReference"/>
        </w:rPr>
        <w:annotationRef/>
      </w:r>
      <w:r>
        <w:t xml:space="preserve">It would be nice to show the trends in the excess before 2020 just to convince that it is around 0, although it seems that this is the case based on your observed plot. </w:t>
      </w:r>
    </w:p>
  </w:comment>
  <w:comment w:id="47" w:author="Konstantinoudis, Garyfallos" w:date="2025-08-04T16:42:00Z" w:initials="GK">
    <w:p w14:paraId="44D01BFA" w14:textId="1D04DD50" w:rsidR="00FD34D4" w:rsidRDefault="00FD34D4" w:rsidP="00FD34D4">
      <w:pPr>
        <w:pStyle w:val="CommentText"/>
      </w:pPr>
      <w:r>
        <w:rPr>
          <w:rStyle w:val="CommentReference"/>
        </w:rPr>
        <w:annotationRef/>
      </w:r>
      <w:r>
        <w:t>I guess this is excluding actual covid from your fitted, rather than including covid in the model right?</w:t>
      </w:r>
    </w:p>
  </w:comment>
  <w:comment w:id="49" w:author="Konstantinoudis, Garyfallos" w:date="2025-08-04T17:12:00Z" w:initials="GK">
    <w:p w14:paraId="52A548A1" w14:textId="77777777" w:rsidR="00FA6A14" w:rsidRDefault="00FA6A14" w:rsidP="00FA6A14">
      <w:pPr>
        <w:pStyle w:val="CommentText"/>
      </w:pPr>
      <w:r>
        <w:rPr>
          <w:rStyle w:val="CommentReference"/>
        </w:rPr>
        <w:annotationRef/>
      </w:r>
      <w:r>
        <w:t>Where should I look?</w:t>
      </w:r>
    </w:p>
  </w:comment>
  <w:comment w:id="50" w:author="Konstantinoudis, Garyfallos" w:date="2025-08-04T17:13:00Z" w:initials="GK">
    <w:p w14:paraId="0E7AD3DB" w14:textId="77777777" w:rsidR="00FA6A14" w:rsidRDefault="00FA6A14" w:rsidP="00FA6A14">
      <w:pPr>
        <w:pStyle w:val="CommentText"/>
      </w:pPr>
      <w:r>
        <w:rPr>
          <w:rStyle w:val="CommentReference"/>
        </w:rPr>
        <w:annotationRef/>
      </w:r>
      <w:r>
        <w:t>I guess these are the sup figures</w:t>
      </w:r>
    </w:p>
  </w:comment>
  <w:comment w:id="51" w:author="Konstantinoudis, Garyfallos" w:date="2025-08-04T17:15:00Z" w:initials="GK">
    <w:p w14:paraId="6108592A" w14:textId="77777777" w:rsidR="00FA6A14" w:rsidRDefault="00FA6A14" w:rsidP="00FA6A14">
      <w:pPr>
        <w:pStyle w:val="CommentText"/>
      </w:pPr>
      <w:r>
        <w:rPr>
          <w:rStyle w:val="CommentReference"/>
        </w:rPr>
        <w:annotationRef/>
      </w:r>
      <w:r>
        <w:t>Where do I see this proportion and how is this calculated?</w:t>
      </w:r>
    </w:p>
  </w:comment>
  <w:comment w:id="52" w:author="Konstantinoudis, Garyfallos" w:date="2025-08-04T17:18:00Z" w:initials="GK">
    <w:p w14:paraId="46DB2BA1" w14:textId="77777777" w:rsidR="00FA6A14" w:rsidRDefault="00FA6A14" w:rsidP="00FA6A14">
      <w:pPr>
        <w:pStyle w:val="CommentText"/>
      </w:pPr>
      <w:r>
        <w:rPr>
          <w:rStyle w:val="CommentReference"/>
        </w:rPr>
        <w:annotationRef/>
      </w:r>
      <w:r>
        <w:t>Its hard to follow without referencing the figures</w:t>
      </w:r>
    </w:p>
  </w:comment>
  <w:comment w:id="57" w:author="Konstantinoudis, Garyfallos" w:date="2025-08-04T17:29:00Z" w:initials="GK">
    <w:p w14:paraId="7C349EA1" w14:textId="77777777" w:rsidR="005B0DB1" w:rsidRDefault="005B0DB1" w:rsidP="005B0DB1">
      <w:pPr>
        <w:pStyle w:val="CommentText"/>
      </w:pPr>
      <w:r>
        <w:rPr>
          <w:rStyle w:val="CommentReference"/>
        </w:rPr>
        <w:annotationRef/>
      </w:r>
      <w:r>
        <w:t>This is nice, but I think I would rather classify it based on the patterns: Positive excess and negative excess, I think this is more interpretable; e.g. we observed positive excess in these groups, potential explanation include etc.</w:t>
      </w:r>
    </w:p>
  </w:comment>
  <w:comment w:id="61" w:author="Konstantinoudis, Garyfallos" w:date="2025-08-04T16:47:00Z" w:initials="GK">
    <w:p w14:paraId="1A36FDE1" w14:textId="413892DB" w:rsidR="00FD34D4" w:rsidRDefault="00FD34D4" w:rsidP="00FD34D4">
      <w:pPr>
        <w:pStyle w:val="CommentText"/>
      </w:pPr>
      <w:r>
        <w:rPr>
          <w:rStyle w:val="CommentReference"/>
        </w:rPr>
        <w:annotationRef/>
      </w:r>
      <w:r>
        <w:t>Is there a logic behind the selected age and diagnostic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A11D6" w15:done="0"/>
  <w15:commentEx w15:paraId="0C6AA861" w15:done="0"/>
  <w15:commentEx w15:paraId="02EFF5A2" w15:done="0"/>
  <w15:commentEx w15:paraId="0C8BF9F4" w15:done="0"/>
  <w15:commentEx w15:paraId="32217CD9" w15:done="0"/>
  <w15:commentEx w15:paraId="3D14C6C1" w15:done="0"/>
  <w15:commentEx w15:paraId="0D161753" w15:done="0"/>
  <w15:commentEx w15:paraId="7D211CB9" w15:done="0"/>
  <w15:commentEx w15:paraId="3F02FF5C" w15:paraIdParent="7D211CB9" w15:done="0"/>
  <w15:commentEx w15:paraId="2ADACE2D" w15:done="0"/>
  <w15:commentEx w15:paraId="1E6D4878" w15:done="0"/>
  <w15:commentEx w15:paraId="23081DA3" w15:done="0"/>
  <w15:commentEx w15:paraId="314CE793" w15:done="0"/>
  <w15:commentEx w15:paraId="60338B36" w15:done="0"/>
  <w15:commentEx w15:paraId="48B8ACCD" w15:done="0"/>
  <w15:commentEx w15:paraId="363B64B1" w15:done="0"/>
  <w15:commentEx w15:paraId="1AFB4580" w15:done="0"/>
  <w15:commentEx w15:paraId="0C958256" w15:done="0"/>
  <w15:commentEx w15:paraId="5505F608" w15:done="0"/>
  <w15:commentEx w15:paraId="7FBED3AE" w15:done="0"/>
  <w15:commentEx w15:paraId="37618368" w15:paraIdParent="7FBED3AE" w15:done="0"/>
  <w15:commentEx w15:paraId="44D01BFA" w15:done="0"/>
  <w15:commentEx w15:paraId="52A548A1" w15:done="0"/>
  <w15:commentEx w15:paraId="0E7AD3DB" w15:paraIdParent="52A548A1" w15:done="0"/>
  <w15:commentEx w15:paraId="6108592A" w15:done="0"/>
  <w15:commentEx w15:paraId="46DB2BA1" w15:done="0"/>
  <w15:commentEx w15:paraId="7C349EA1" w15:done="0"/>
  <w15:commentEx w15:paraId="1A36F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9F76C" w16cex:dateUtc="2025-07-11T07:58:00Z"/>
  <w16cex:commentExtensible w16cex:durableId="20226587" w16cex:dateUtc="2025-07-11T07:55:00Z"/>
  <w16cex:commentExtensible w16cex:durableId="1B6DDC15" w16cex:dateUtc="2025-07-11T07:57:00Z"/>
  <w16cex:commentExtensible w16cex:durableId="6D4A4891" w16cex:dateUtc="2025-08-04T15:20:00Z"/>
  <w16cex:commentExtensible w16cex:durableId="2FF9E7A4" w16cex:dateUtc="2025-08-04T15:23:00Z"/>
  <w16cex:commentExtensible w16cex:durableId="1A699B12" w16cex:dateUtc="2025-08-04T15:25:00Z"/>
  <w16cex:commentExtensible w16cex:durableId="000C11C9" w16cex:dateUtc="2025-08-04T15:28:00Z"/>
  <w16cex:commentExtensible w16cex:durableId="4AF8FB5A" w16cex:dateUtc="2025-08-04T15:31:00Z"/>
  <w16cex:commentExtensible w16cex:durableId="033345B2" w16cex:dateUtc="2025-08-04T15:37:00Z"/>
  <w16cex:commentExtensible w16cex:durableId="265EC344" w16cex:dateUtc="2025-08-04T15:34:00Z"/>
  <w16cex:commentExtensible w16cex:durableId="0A53EAD7" w16cex:dateUtc="2025-08-04T15:35:00Z"/>
  <w16cex:commentExtensible w16cex:durableId="0F5F444F" w16cex:dateUtc="2025-08-04T15:30:00Z"/>
  <w16cex:commentExtensible w16cex:durableId="2123234F" w16cex:dateUtc="2025-08-04T15:33:00Z"/>
  <w16cex:commentExtensible w16cex:durableId="3ACAE3E5" w16cex:dateUtc="2025-08-04T15:55:00Z"/>
  <w16cex:commentExtensible w16cex:durableId="01300B7C" w16cex:dateUtc="2025-08-04T15:39:00Z"/>
  <w16cex:commentExtensible w16cex:durableId="413E067A" w16cex:dateUtc="2025-08-04T15:58:00Z"/>
  <w16cex:commentExtensible w16cex:durableId="7C54F4B1" w16cex:dateUtc="2025-08-04T16:00:00Z"/>
  <w16cex:commentExtensible w16cex:durableId="52B056F8" w16cex:dateUtc="2025-08-04T16:02:00Z"/>
  <w16cex:commentExtensible w16cex:durableId="034E80E0" w16cex:dateUtc="2025-08-04T16:01:00Z"/>
  <w16cex:commentExtensible w16cex:durableId="08F970CD" w16cex:dateUtc="2025-08-04T16:11:00Z"/>
  <w16cex:commentExtensible w16cex:durableId="52291AC1" w16cex:dateUtc="2025-08-04T16:12:00Z"/>
  <w16cex:commentExtensible w16cex:durableId="4D88C4C2" w16cex:dateUtc="2025-08-04T15:42:00Z"/>
  <w16cex:commentExtensible w16cex:durableId="0941F1F5" w16cex:dateUtc="2025-08-04T16:12:00Z"/>
  <w16cex:commentExtensible w16cex:durableId="663CD9A1" w16cex:dateUtc="2025-08-04T16:13:00Z"/>
  <w16cex:commentExtensible w16cex:durableId="6B87ADBE" w16cex:dateUtc="2025-08-04T16:15:00Z"/>
  <w16cex:commentExtensible w16cex:durableId="0C5DA52B" w16cex:dateUtc="2025-08-04T16:18:00Z"/>
  <w16cex:commentExtensible w16cex:durableId="395B76D9" w16cex:dateUtc="2025-08-04T16:29:00Z"/>
  <w16cex:commentExtensible w16cex:durableId="42968300" w16cex:dateUtc="2025-08-04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A11D6" w16cid:durableId="2349F76C"/>
  <w16cid:commentId w16cid:paraId="0C6AA861" w16cid:durableId="20226587"/>
  <w16cid:commentId w16cid:paraId="02EFF5A2" w16cid:durableId="1B6DDC15"/>
  <w16cid:commentId w16cid:paraId="0C8BF9F4" w16cid:durableId="6D4A4891"/>
  <w16cid:commentId w16cid:paraId="32217CD9" w16cid:durableId="2FF9E7A4"/>
  <w16cid:commentId w16cid:paraId="3D14C6C1" w16cid:durableId="1A699B12"/>
  <w16cid:commentId w16cid:paraId="0D161753" w16cid:durableId="000C11C9"/>
  <w16cid:commentId w16cid:paraId="7D211CB9" w16cid:durableId="4AF8FB5A"/>
  <w16cid:commentId w16cid:paraId="3F02FF5C" w16cid:durableId="033345B2"/>
  <w16cid:commentId w16cid:paraId="2ADACE2D" w16cid:durableId="265EC344"/>
  <w16cid:commentId w16cid:paraId="1E6D4878" w16cid:durableId="0A53EAD7"/>
  <w16cid:commentId w16cid:paraId="23081DA3" w16cid:durableId="0F5F444F"/>
  <w16cid:commentId w16cid:paraId="314CE793" w16cid:durableId="2123234F"/>
  <w16cid:commentId w16cid:paraId="60338B36" w16cid:durableId="3ACAE3E5"/>
  <w16cid:commentId w16cid:paraId="48B8ACCD" w16cid:durableId="01300B7C"/>
  <w16cid:commentId w16cid:paraId="363B64B1" w16cid:durableId="413E067A"/>
  <w16cid:commentId w16cid:paraId="1AFB4580" w16cid:durableId="7C54F4B1"/>
  <w16cid:commentId w16cid:paraId="0C958256" w16cid:durableId="52B056F8"/>
  <w16cid:commentId w16cid:paraId="5505F608" w16cid:durableId="034E80E0"/>
  <w16cid:commentId w16cid:paraId="7FBED3AE" w16cid:durableId="08F970CD"/>
  <w16cid:commentId w16cid:paraId="37618368" w16cid:durableId="52291AC1"/>
  <w16cid:commentId w16cid:paraId="44D01BFA" w16cid:durableId="4D88C4C2"/>
  <w16cid:commentId w16cid:paraId="52A548A1" w16cid:durableId="0941F1F5"/>
  <w16cid:commentId w16cid:paraId="0E7AD3DB" w16cid:durableId="663CD9A1"/>
  <w16cid:commentId w16cid:paraId="6108592A" w16cid:durableId="6B87ADBE"/>
  <w16cid:commentId w16cid:paraId="46DB2BA1" w16cid:durableId="0C5DA52B"/>
  <w16cid:commentId w16cid:paraId="7C349EA1" w16cid:durableId="395B76D9"/>
  <w16cid:commentId w16cid:paraId="1A36FDE1" w16cid:durableId="429683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0A52" w14:textId="77777777" w:rsidR="00A86942" w:rsidRDefault="00A86942">
      <w:pPr>
        <w:spacing w:after="0"/>
      </w:pPr>
      <w:r>
        <w:separator/>
      </w:r>
    </w:p>
  </w:endnote>
  <w:endnote w:type="continuationSeparator" w:id="0">
    <w:p w14:paraId="10893FBF" w14:textId="77777777" w:rsidR="00A86942" w:rsidRDefault="00A869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DBD7" w14:textId="77777777" w:rsidR="00A86942" w:rsidRDefault="00A86942">
      <w:r>
        <w:separator/>
      </w:r>
    </w:p>
  </w:footnote>
  <w:footnote w:type="continuationSeparator" w:id="0">
    <w:p w14:paraId="7474F976" w14:textId="77777777" w:rsidR="00A86942" w:rsidRDefault="00A869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A0DC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53552540">
    <w:abstractNumId w:val="10"/>
  </w:num>
  <w:num w:numId="13" w16cid:durableId="897327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ou Julien">
    <w15:presenceInfo w15:providerId="AD" w15:userId="S::Julien.Riou@unisante.ch::04deaff0-7a34-49d0-a52e-ed4b4c3f3fc4"/>
  </w15:person>
  <w15:person w15:author="Konstantinoudis, Garyfallos">
    <w15:presenceInfo w15:providerId="AD" w15:userId="S::gkonstan@ic.ac.uk::9abf2b75-8b93-465d-a440-8fe64efc72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B4"/>
    <w:rsid w:val="000937DC"/>
    <w:rsid w:val="00314078"/>
    <w:rsid w:val="00446735"/>
    <w:rsid w:val="005B0DB1"/>
    <w:rsid w:val="006B1F05"/>
    <w:rsid w:val="00771DDD"/>
    <w:rsid w:val="007A3574"/>
    <w:rsid w:val="008366FB"/>
    <w:rsid w:val="008C2BB4"/>
    <w:rsid w:val="00A86942"/>
    <w:rsid w:val="00D609AC"/>
    <w:rsid w:val="00D76864"/>
    <w:rsid w:val="00EF21AA"/>
    <w:rsid w:val="00EF4A09"/>
    <w:rsid w:val="00F86DE9"/>
    <w:rsid w:val="00FA24E6"/>
    <w:rsid w:val="00FA6A14"/>
    <w:rsid w:val="00FD34D4"/>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241"/>
  <w15:docId w15:val="{C42E0FFC-47B8-459B-BF65-4BA0E61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paragraph" w:styleId="Revision">
    <w:name w:val="Revision"/>
    <w:hidden/>
    <w:semiHidden/>
    <w:rsid w:val="00446735"/>
    <w:pPr>
      <w:spacing w:after="0"/>
    </w:pPr>
  </w:style>
  <w:style w:type="character" w:styleId="CommentReference">
    <w:name w:val="annotation reference"/>
    <w:basedOn w:val="DefaultParagraphFont"/>
    <w:semiHidden/>
    <w:unhideWhenUsed/>
    <w:rsid w:val="00446735"/>
    <w:rPr>
      <w:sz w:val="16"/>
      <w:szCs w:val="16"/>
    </w:rPr>
  </w:style>
  <w:style w:type="paragraph" w:styleId="CommentText">
    <w:name w:val="annotation text"/>
    <w:basedOn w:val="Normal"/>
    <w:link w:val="CommentTextChar"/>
    <w:unhideWhenUsed/>
    <w:rsid w:val="00446735"/>
    <w:rPr>
      <w:sz w:val="20"/>
      <w:szCs w:val="20"/>
    </w:rPr>
  </w:style>
  <w:style w:type="character" w:customStyle="1" w:styleId="CommentTextChar">
    <w:name w:val="Comment Text Char"/>
    <w:basedOn w:val="DefaultParagraphFont"/>
    <w:link w:val="CommentText"/>
    <w:rsid w:val="00446735"/>
    <w:rPr>
      <w:sz w:val="20"/>
      <w:szCs w:val="20"/>
    </w:rPr>
  </w:style>
  <w:style w:type="paragraph" w:styleId="CommentSubject">
    <w:name w:val="annotation subject"/>
    <w:basedOn w:val="CommentText"/>
    <w:next w:val="CommentText"/>
    <w:link w:val="CommentSubjectChar"/>
    <w:semiHidden/>
    <w:unhideWhenUsed/>
    <w:rsid w:val="00446735"/>
    <w:rPr>
      <w:b/>
      <w:bCs/>
    </w:rPr>
  </w:style>
  <w:style w:type="character" w:customStyle="1" w:styleId="CommentSubjectChar">
    <w:name w:val="Comment Subject Char"/>
    <w:basedOn w:val="CommentTextChar"/>
    <w:link w:val="CommentSubject"/>
    <w:semiHidden/>
    <w:rsid w:val="004467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3389/fmed.2021.757459"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1371/journal.pone.0281683" TargetMode="External"/><Relationship Id="rId42" Type="http://schemas.microsoft.com/office/2011/relationships/people" Target="people.xml"/><Relationship Id="rId7" Type="http://schemas.openxmlformats.org/officeDocument/2006/relationships/hyperlink" Target="mailto:anthony.hauser@unisante.ch"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doi.org/10.48550/arXiv.2004.1140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1017/S1748499523000118" TargetMode="External"/><Relationship Id="rId32" Type="http://schemas.openxmlformats.org/officeDocument/2006/relationships/hyperlink" Target="https://doi.org/10.1038/s41591-022-01689-3" TargetMode="External"/><Relationship Id="rId37" Type="http://schemas.openxmlformats.org/officeDocument/2006/relationships/hyperlink" Target="https://doi.org/10.1016/S1473-3099(09)70233-6" TargetMode="External"/><Relationship Id="rId40"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iris.who.int/handle/10665/44082" TargetMode="External"/><Relationship Id="rId36" Type="http://schemas.openxmlformats.org/officeDocument/2006/relationships/hyperlink" Target="https://doi.org/10.4103/1947-2714.110430" TargetMode="External"/><Relationship Id="rId10" Type="http://schemas.microsoft.com/office/2016/09/relationships/commentsIds" Target="commentsIds.xml"/><Relationship Id="rId19" Type="http://schemas.openxmlformats.org/officeDocument/2006/relationships/hyperlink" Target="https://doi.org/10.1038/s41598-024-68604-3" TargetMode="External"/><Relationship Id="rId31" Type="http://schemas.openxmlformats.org/officeDocument/2006/relationships/hyperlink" Target="https://doi.org/10.1038/s41591-024-02987-8"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18637/jss.v076.i01" TargetMode="External"/><Relationship Id="rId35" Type="http://schemas.openxmlformats.org/officeDocument/2006/relationships/hyperlink" Target="https://doi.org/10.1186/s12885-025-13818-5" TargetMode="External"/><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7554/eLife.93758.2" TargetMode="External"/><Relationship Id="rId38" Type="http://schemas.openxmlformats.org/officeDocument/2006/relationships/hyperlink" Target="https://doi.org/10.1093/ije/dyab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5176</Words>
  <Characters>29504</Characters>
  <Application>Microsoft Office Word</Application>
  <DocSecurity>0</DocSecurity>
  <Lines>245</Lines>
  <Paragraphs>69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COVID-19 disrupted patterns of cause-specific mortality in Switzerland</vt:lpstr>
      <vt:lpstr>COVID-19 disrupted patterns of cause-specific mortality in Switzerland</vt:lpstr>
    </vt:vector>
  </TitlesOfParts>
  <Company/>
  <LinksUpToDate>false</LinksUpToDate>
  <CharactersWithSpaces>34611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Julien Riou (1)</dc:creator>
  <cp:keywords/>
  <cp:lastModifiedBy>Konstantinoudis, Garyfallos</cp:lastModifiedBy>
  <cp:revision>2</cp:revision>
  <dcterms:created xsi:type="dcterms:W3CDTF">2025-08-04T16:31:00Z</dcterms:created>
  <dcterms:modified xsi:type="dcterms:W3CDTF">2025-08-04T16:31:00Z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16:00</vt:lpwstr>
  </property>
  <property fmtid="{D5CDD505-2E9C-101B-9397-08002B2CF9AE}" pid="5" name="output">
    <vt:lpwstr/>
  </property>
</Properties>
</file>